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C11" w:rsidRPr="00C93C28" w:rsidRDefault="00BD4C11" w:rsidP="003529AA">
      <w:pPr>
        <w:pStyle w:val="NormalWeb"/>
        <w:spacing w:before="0" w:beforeAutospacing="0" w:after="0" w:afterAutospacing="0" w:line="276" w:lineRule="auto"/>
        <w:jc w:val="both"/>
        <w:textAlignment w:val="baseline"/>
        <w:rPr>
          <w:ins w:id="0" w:author="Graphics Baba" w:date="2025-06-01T00:57:00Z"/>
          <w:color w:val="1D2730"/>
          <w:sz w:val="27"/>
          <w:szCs w:val="27"/>
          <w:shd w:val="clear" w:color="auto" w:fill="FFFFFF"/>
        </w:rPr>
      </w:pPr>
    </w:p>
    <w:p w:rsidR="00D26764" w:rsidRPr="00C93C28" w:rsidRDefault="00D26764" w:rsidP="003529AA">
      <w:pPr>
        <w:pStyle w:val="NormalWeb"/>
        <w:spacing w:before="0" w:beforeAutospacing="0" w:after="0" w:afterAutospacing="0" w:line="276" w:lineRule="auto"/>
        <w:jc w:val="both"/>
        <w:textAlignment w:val="baseline"/>
        <w:rPr>
          <w:color w:val="1D2730"/>
          <w:sz w:val="27"/>
          <w:szCs w:val="27"/>
          <w:shd w:val="clear" w:color="auto" w:fill="FFFFFF"/>
        </w:rPr>
      </w:pPr>
    </w:p>
    <w:p w:rsidR="0033384F" w:rsidRDefault="0033384F" w:rsidP="003529AA">
      <w:pPr>
        <w:pStyle w:val="NormalWeb"/>
        <w:spacing w:before="0" w:beforeAutospacing="0" w:after="0" w:afterAutospacing="0" w:line="276" w:lineRule="auto"/>
        <w:jc w:val="center"/>
        <w:textAlignment w:val="baseline"/>
        <w:rPr>
          <w:ins w:id="1" w:author="Graphics Baba" w:date="2025-06-01T01:26:00Z"/>
          <w:color w:val="1D2730"/>
          <w:sz w:val="27"/>
          <w:szCs w:val="27"/>
          <w:shd w:val="clear" w:color="auto" w:fill="FFFFFF"/>
        </w:rPr>
      </w:pPr>
    </w:p>
    <w:p w:rsidR="002F4FC8" w:rsidDel="00DD008C" w:rsidRDefault="002F4FC8" w:rsidP="00D4523E">
      <w:pPr>
        <w:pStyle w:val="NormalWeb"/>
        <w:spacing w:before="0" w:beforeAutospacing="0" w:after="0" w:afterAutospacing="0" w:line="276" w:lineRule="auto"/>
        <w:jc w:val="center"/>
        <w:textAlignment w:val="baseline"/>
        <w:rPr>
          <w:del w:id="2" w:author="Graphics Baba" w:date="2025-06-01T01:30:00Z"/>
          <w:color w:val="1D2730"/>
          <w:sz w:val="27"/>
          <w:szCs w:val="27"/>
          <w:shd w:val="clear" w:color="auto" w:fill="FFFFFF"/>
        </w:rPr>
        <w:pPrChange w:id="3" w:author="Graphics Baba" w:date="2025-06-01T01:30:00Z">
          <w:pPr>
            <w:pStyle w:val="Quote"/>
            <w:spacing w:line="276" w:lineRule="auto"/>
            <w:jc w:val="both"/>
          </w:pPr>
        </w:pPrChange>
      </w:pPr>
      <w:r w:rsidRPr="00C93C28">
        <w:rPr>
          <w:color w:val="1D2730"/>
          <w:sz w:val="27"/>
          <w:szCs w:val="27"/>
          <w:shd w:val="clear" w:color="auto" w:fill="FFFFFF"/>
        </w:rPr>
        <w:t>I</w:t>
      </w:r>
    </w:p>
    <w:p w:rsidR="00DD008C" w:rsidRPr="00C93C28" w:rsidRDefault="00DD008C" w:rsidP="003529AA">
      <w:pPr>
        <w:pStyle w:val="NormalWeb"/>
        <w:spacing w:before="0" w:beforeAutospacing="0" w:after="0" w:afterAutospacing="0" w:line="276" w:lineRule="auto"/>
        <w:jc w:val="center"/>
        <w:textAlignment w:val="baseline"/>
        <w:rPr>
          <w:ins w:id="4" w:author="Graphics Baba" w:date="2025-06-01T01:30:00Z"/>
          <w:sz w:val="27"/>
          <w:szCs w:val="27"/>
        </w:rPr>
      </w:pPr>
    </w:p>
    <w:p w:rsidR="002F4FC8" w:rsidRPr="00C93C28" w:rsidRDefault="002F4FC8" w:rsidP="00D4523E">
      <w:pPr>
        <w:pStyle w:val="NormalWeb"/>
        <w:spacing w:before="0" w:beforeAutospacing="0" w:after="0" w:afterAutospacing="0" w:line="276" w:lineRule="auto"/>
        <w:jc w:val="center"/>
        <w:textAlignment w:val="baseline"/>
        <w:rPr>
          <w:rStyle w:val="Strong"/>
          <w:i/>
          <w:iCs/>
          <w:color w:val="404040" w:themeColor="text1" w:themeTint="BF"/>
          <w:sz w:val="27"/>
          <w:szCs w:val="27"/>
          <w:rPrChange w:id="5" w:author="Graphics Baba" w:date="2025-06-01T01:14:00Z">
            <w:rPr>
              <w:rStyle w:val="Strong"/>
              <w:rFonts w:ascii="Times New Roman" w:hAnsi="Times New Roman" w:cs="Times New Roman"/>
              <w:i w:val="0"/>
              <w:iCs w:val="0"/>
              <w:color w:val="auto"/>
              <w:sz w:val="27"/>
              <w:szCs w:val="27"/>
            </w:rPr>
          </w:rPrChange>
        </w:rPr>
        <w:pPrChange w:id="6" w:author="Graphics Baba" w:date="2025-06-01T01:30:00Z">
          <w:pPr>
            <w:pStyle w:val="Quote"/>
            <w:spacing w:line="276" w:lineRule="auto"/>
            <w:jc w:val="both"/>
          </w:pPr>
        </w:pPrChange>
      </w:pPr>
    </w:p>
    <w:p w:rsidR="00CE58B3" w:rsidRDefault="00CE58B3" w:rsidP="003529AA">
      <w:pPr>
        <w:pStyle w:val="Quote"/>
        <w:spacing w:line="276" w:lineRule="auto"/>
        <w:jc w:val="both"/>
        <w:rPr>
          <w:ins w:id="7" w:author="Graphics Baba" w:date="2025-06-01T01:22:00Z"/>
          <w:rStyle w:val="Strong"/>
          <w:rFonts w:ascii="Times New Roman" w:hAnsi="Times New Roman" w:cs="Times New Roman"/>
          <w:sz w:val="27"/>
          <w:szCs w:val="27"/>
        </w:rPr>
      </w:pPr>
      <w:r w:rsidRPr="00C93C28">
        <w:rPr>
          <w:rStyle w:val="Strong"/>
          <w:rFonts w:ascii="Times New Roman" w:hAnsi="Times New Roman" w:cs="Times New Roman"/>
          <w:sz w:val="27"/>
          <w:szCs w:val="27"/>
        </w:rPr>
        <w:t>‘I didn’t have a choice,’</w:t>
      </w:r>
      <w:r w:rsidR="00091F81" w:rsidRPr="00C93C28">
        <w:rPr>
          <w:rStyle w:val="Strong"/>
          <w:rFonts w:ascii="Times New Roman" w:hAnsi="Times New Roman" w:cs="Times New Roman"/>
          <w:sz w:val="27"/>
          <w:szCs w:val="27"/>
        </w:rPr>
        <w:t xml:space="preserve"> - </w:t>
      </w:r>
      <w:r w:rsidRPr="00C93C28">
        <w:rPr>
          <w:rStyle w:val="Strong"/>
          <w:rFonts w:ascii="Times New Roman" w:hAnsi="Times New Roman" w:cs="Times New Roman"/>
          <w:sz w:val="27"/>
          <w:szCs w:val="27"/>
        </w:rPr>
        <w:t xml:space="preserve"> I said in front of the committee investigating the death of an old woman.</w:t>
      </w:r>
    </w:p>
    <w:p w:rsidR="0033384F" w:rsidRPr="0033384F" w:rsidRDefault="0033384F" w:rsidP="0033384F">
      <w:pPr>
        <w:rPr>
          <w:rPrChange w:id="8" w:author="Graphics Baba" w:date="2025-06-01T01:22:00Z">
            <w:rPr>
              <w:rStyle w:val="Strong"/>
              <w:rFonts w:ascii="Times New Roman" w:hAnsi="Times New Roman" w:cs="Times New Roman"/>
              <w:i w:val="0"/>
              <w:iCs w:val="0"/>
              <w:color w:val="auto"/>
              <w:sz w:val="27"/>
              <w:szCs w:val="27"/>
            </w:rPr>
          </w:rPrChange>
        </w:rPr>
        <w:pPrChange w:id="9" w:author="Graphics Baba" w:date="2025-06-01T01:22:00Z">
          <w:pPr>
            <w:pStyle w:val="Quote"/>
            <w:spacing w:line="276" w:lineRule="auto"/>
            <w:jc w:val="both"/>
          </w:pPr>
        </w:pPrChange>
      </w:pPr>
    </w:p>
    <w:p w:rsidR="002F4FC8" w:rsidRPr="00C93C28" w:rsidRDefault="002F4FC8" w:rsidP="003529AA">
      <w:pPr>
        <w:pStyle w:val="NormalWeb"/>
        <w:spacing w:before="0" w:beforeAutospacing="0" w:after="0" w:afterAutospacing="0" w:line="276" w:lineRule="auto"/>
        <w:jc w:val="both"/>
        <w:textAlignment w:val="baseline"/>
        <w:rPr>
          <w:sz w:val="27"/>
          <w:szCs w:val="27"/>
        </w:rPr>
      </w:pPr>
    </w:p>
    <w:p w:rsidR="00DF0D6C" w:rsidRDefault="002F4FC8" w:rsidP="003529AA">
      <w:pPr>
        <w:spacing w:line="276" w:lineRule="auto"/>
        <w:jc w:val="center"/>
        <w:rPr>
          <w:ins w:id="10" w:author="Graphics Baba" w:date="2025-06-01T01:30:00Z"/>
          <w:rFonts w:ascii="Times New Roman" w:hAnsi="Times New Roman" w:cs="Times New Roman"/>
          <w:color w:val="1D2730"/>
          <w:sz w:val="27"/>
          <w:szCs w:val="27"/>
          <w:shd w:val="clear" w:color="auto" w:fill="FFFFFF"/>
        </w:rPr>
      </w:pPr>
      <w:r w:rsidRPr="00C93C28">
        <w:rPr>
          <w:rFonts w:ascii="Times New Roman" w:hAnsi="Times New Roman" w:cs="Times New Roman"/>
          <w:color w:val="1D2730"/>
          <w:sz w:val="27"/>
          <w:szCs w:val="27"/>
          <w:shd w:val="clear" w:color="auto" w:fill="FFFFFF"/>
        </w:rPr>
        <w:t>II</w:t>
      </w:r>
    </w:p>
    <w:p w:rsidR="00B1490E" w:rsidDel="0033384F" w:rsidRDefault="00B1490E">
      <w:pPr>
        <w:spacing w:line="276" w:lineRule="auto"/>
        <w:jc w:val="both"/>
        <w:rPr>
          <w:del w:id="11" w:author="Graphics Baba" w:date="2025-06-01T01:19:00Z"/>
          <w:rFonts w:ascii="Times New Roman" w:hAnsi="Times New Roman" w:cs="Times New Roman"/>
          <w:color w:val="1D2730"/>
          <w:sz w:val="27"/>
          <w:szCs w:val="27"/>
          <w:shd w:val="clear" w:color="auto" w:fill="FFFFFF"/>
        </w:rPr>
      </w:pPr>
    </w:p>
    <w:p w:rsidR="00FF663A" w:rsidRPr="00C93C28" w:rsidRDefault="00FF663A" w:rsidP="0033384F">
      <w:pPr>
        <w:spacing w:line="360" w:lineRule="auto"/>
        <w:jc w:val="both"/>
        <w:rPr>
          <w:color w:val="1D2730"/>
          <w:sz w:val="27"/>
          <w:szCs w:val="27"/>
          <w:shd w:val="clear" w:color="auto" w:fill="FFFFFF"/>
        </w:rPr>
        <w:pPrChange w:id="12" w:author="Graphics Baba" w:date="2025-06-01T01:26:00Z">
          <w:pPr>
            <w:spacing w:line="276" w:lineRule="auto"/>
            <w:jc w:val="both"/>
          </w:pPr>
        </w:pPrChange>
      </w:pPr>
    </w:p>
    <w:p w:rsidR="003529AA" w:rsidRPr="00C93C28" w:rsidDel="00A34485" w:rsidRDefault="003529AA" w:rsidP="0033384F">
      <w:pPr>
        <w:spacing w:line="360" w:lineRule="auto"/>
        <w:jc w:val="both"/>
        <w:rPr>
          <w:del w:id="13" w:author="Graphics Baba" w:date="2025-06-01T01:00:00Z"/>
          <w:rFonts w:ascii="Times New Roman" w:hAnsi="Times New Roman" w:cs="Times New Roman"/>
          <w:color w:val="1D2730"/>
          <w:sz w:val="27"/>
          <w:szCs w:val="27"/>
          <w:shd w:val="clear" w:color="auto" w:fill="FFFFFF"/>
        </w:rPr>
        <w:pPrChange w:id="14" w:author="Graphics Baba" w:date="2025-06-01T01:26:00Z">
          <w:pPr>
            <w:spacing w:line="276" w:lineRule="auto"/>
            <w:jc w:val="both"/>
          </w:pPr>
        </w:pPrChange>
      </w:pPr>
      <w:r w:rsidRPr="00C93C28">
        <w:rPr>
          <w:rFonts w:ascii="Times New Roman" w:hAnsi="Times New Roman" w:cs="Times New Roman"/>
          <w:color w:val="1D2730"/>
          <w:sz w:val="27"/>
          <w:szCs w:val="27"/>
          <w:shd w:val="clear" w:color="auto" w:fill="FFFFFF"/>
        </w:rPr>
        <w:t xml:space="preserve"> I </w:t>
      </w:r>
      <w:r w:rsidR="002F4FC8" w:rsidRPr="00C93C28">
        <w:rPr>
          <w:rFonts w:ascii="Times New Roman" w:hAnsi="Times New Roman" w:cs="Times New Roman"/>
          <w:color w:val="1D2730"/>
          <w:sz w:val="27"/>
          <w:szCs w:val="27"/>
          <w:shd w:val="clear" w:color="auto" w:fill="FFFFFF"/>
        </w:rPr>
        <w:t xml:space="preserve">had become the Sheriff of </w:t>
      </w:r>
      <w:del w:id="15" w:author="Graphics Baba" w:date="2025-06-01T01:33:00Z">
        <w:r w:rsidR="002F4FC8" w:rsidRPr="00C93C28" w:rsidDel="001E71CC">
          <w:rPr>
            <w:rFonts w:ascii="Times New Roman" w:hAnsi="Times New Roman" w:cs="Times New Roman"/>
            <w:color w:val="1D2730"/>
            <w:sz w:val="27"/>
            <w:szCs w:val="27"/>
            <w:shd w:val="clear" w:color="auto" w:fill="FFFFFF"/>
          </w:rPr>
          <w:delText xml:space="preserve">Essex </w:delText>
        </w:r>
      </w:del>
      <w:ins w:id="16" w:author="Graphics Baba" w:date="2025-06-01T01:33:00Z">
        <w:r w:rsidR="001E71CC">
          <w:rPr>
            <w:rFonts w:ascii="Times New Roman" w:hAnsi="Times New Roman" w:cs="Times New Roman"/>
            <w:color w:val="1D2730"/>
            <w:sz w:val="27"/>
            <w:szCs w:val="27"/>
            <w:shd w:val="clear" w:color="auto" w:fill="FFFFFF"/>
          </w:rPr>
          <w:t>Sheriff</w:t>
        </w:r>
        <w:r w:rsidR="001E71CC" w:rsidRPr="00C93C28">
          <w:rPr>
            <w:rFonts w:ascii="Times New Roman" w:hAnsi="Times New Roman" w:cs="Times New Roman"/>
            <w:color w:val="1D2730"/>
            <w:sz w:val="27"/>
            <w:szCs w:val="27"/>
            <w:shd w:val="clear" w:color="auto" w:fill="FFFFFF"/>
          </w:rPr>
          <w:t xml:space="preserve"> </w:t>
        </w:r>
      </w:ins>
      <w:r w:rsidR="002F4FC8" w:rsidRPr="00C93C28">
        <w:rPr>
          <w:rFonts w:ascii="Times New Roman" w:hAnsi="Times New Roman" w:cs="Times New Roman"/>
          <w:color w:val="1D2730"/>
          <w:sz w:val="27"/>
          <w:szCs w:val="27"/>
          <w:shd w:val="clear" w:color="auto" w:fill="FFFFFF"/>
        </w:rPr>
        <w:t>because heads</w:t>
      </w:r>
      <w:r w:rsidR="00FF663A" w:rsidRPr="00C93C28">
        <w:rPr>
          <w:rFonts w:ascii="Times New Roman" w:hAnsi="Times New Roman" w:cs="Times New Roman"/>
          <w:color w:val="1D2730"/>
          <w:sz w:val="27"/>
          <w:szCs w:val="27"/>
          <w:shd w:val="clear" w:color="auto" w:fill="FFFFFF"/>
        </w:rPr>
        <w:t xml:space="preserve"> rolled and mine was bumped up. </w:t>
      </w:r>
      <w:r w:rsidR="002F4FC8" w:rsidRPr="00C93C28">
        <w:rPr>
          <w:rFonts w:ascii="Times New Roman" w:hAnsi="Times New Roman" w:cs="Times New Roman"/>
          <w:color w:val="1D2730"/>
          <w:sz w:val="27"/>
          <w:szCs w:val="27"/>
          <w:shd w:val="clear" w:color="auto" w:fill="FFFFFF"/>
        </w:rPr>
        <w:t>The guy before me quit under pressure from the public. There were whispers about</w:t>
      </w:r>
      <w:r w:rsidR="00FF663A" w:rsidRPr="00C93C28">
        <w:rPr>
          <w:rFonts w:ascii="Times New Roman" w:hAnsi="Times New Roman" w:cs="Times New Roman"/>
          <w:color w:val="1D2730"/>
          <w:sz w:val="27"/>
          <w:szCs w:val="27"/>
          <w:shd w:val="clear" w:color="auto" w:fill="FFFFFF"/>
        </w:rPr>
        <w:t xml:space="preserve"> </w:t>
      </w:r>
      <w:r w:rsidR="002F4FC8" w:rsidRPr="00C93C28">
        <w:rPr>
          <w:rFonts w:ascii="Times New Roman" w:hAnsi="Times New Roman" w:cs="Times New Roman"/>
          <w:color w:val="1D2730"/>
          <w:sz w:val="27"/>
          <w:szCs w:val="27"/>
          <w:shd w:val="clear" w:color="auto" w:fill="FFFFFF"/>
        </w:rPr>
        <w:t>high</w:t>
      </w:r>
      <w:r w:rsidR="00FF663A" w:rsidRPr="00C93C28">
        <w:rPr>
          <w:rFonts w:ascii="Times New Roman" w:hAnsi="Times New Roman" w:cs="Times New Roman"/>
          <w:color w:val="1D2730"/>
          <w:sz w:val="27"/>
          <w:szCs w:val="27"/>
          <w:shd w:val="clear" w:color="auto" w:fill="FFFFFF"/>
        </w:rPr>
        <w:t xml:space="preserve"> </w:t>
      </w:r>
      <w:r w:rsidR="002F4FC8" w:rsidRPr="00C93C28">
        <w:rPr>
          <w:rFonts w:ascii="Times New Roman" w:hAnsi="Times New Roman" w:cs="Times New Roman"/>
          <w:color w:val="1D2730"/>
          <w:sz w:val="27"/>
          <w:szCs w:val="27"/>
          <w:shd w:val="clear" w:color="auto" w:fill="FFFFFF"/>
        </w:rPr>
        <w:t xml:space="preserve">incarceration rates amongst minorities, and the occasional pistol that went </w:t>
      </w:r>
      <w:r w:rsidR="00FF663A" w:rsidRPr="00C93C28">
        <w:rPr>
          <w:rFonts w:ascii="Times New Roman" w:hAnsi="Times New Roman" w:cs="Times New Roman"/>
          <w:color w:val="1D2730"/>
          <w:sz w:val="27"/>
          <w:szCs w:val="27"/>
          <w:shd w:val="clear" w:color="auto" w:fill="FFFFFF"/>
        </w:rPr>
        <w:t>off in</w:t>
      </w:r>
      <w:r w:rsidR="002F4FC8" w:rsidRPr="00C93C28">
        <w:rPr>
          <w:rFonts w:ascii="Times New Roman" w:hAnsi="Times New Roman" w:cs="Times New Roman"/>
          <w:color w:val="1D2730"/>
          <w:sz w:val="27"/>
          <w:szCs w:val="27"/>
          <w:shd w:val="clear" w:color="auto" w:fill="FFFFFF"/>
        </w:rPr>
        <w:t xml:space="preserve"> a </w:t>
      </w:r>
      <w:ins w:id="17" w:author="Graphics Baba" w:date="2025-06-01T01:34:00Z">
        <w:r w:rsidR="001E71CC" w:rsidRPr="00C93C28">
          <w:rPr>
            <w:rFonts w:ascii="Times New Roman" w:hAnsi="Times New Roman" w:cs="Times New Roman"/>
            <w:color w:val="1D2730"/>
            <w:sz w:val="27"/>
            <w:szCs w:val="27"/>
            <w:shd w:val="clear" w:color="auto" w:fill="FFFFFF"/>
          </w:rPr>
          <w:t>neighborhood</w:t>
        </w:r>
        <w:r w:rsidR="001E71CC" w:rsidRPr="00C93C28" w:rsidDel="001E71CC">
          <w:rPr>
            <w:rFonts w:ascii="Times New Roman" w:hAnsi="Times New Roman" w:cs="Times New Roman"/>
            <w:color w:val="1D2730"/>
            <w:sz w:val="27"/>
            <w:szCs w:val="27"/>
            <w:shd w:val="clear" w:color="auto" w:fill="FFFFFF"/>
          </w:rPr>
          <w:t xml:space="preserve"> </w:t>
        </w:r>
      </w:ins>
      <w:del w:id="18" w:author="Graphics Baba" w:date="2025-06-01T01:34:00Z">
        <w:r w:rsidR="002F4FC8" w:rsidRPr="00C93C28" w:rsidDel="001E71CC">
          <w:rPr>
            <w:rFonts w:ascii="Times New Roman" w:hAnsi="Times New Roman" w:cs="Times New Roman"/>
            <w:color w:val="1D2730"/>
            <w:sz w:val="27"/>
            <w:szCs w:val="27"/>
            <w:shd w:val="clear" w:color="auto" w:fill="FFFFFF"/>
          </w:rPr>
          <w:delText>neighborhood</w:delText>
        </w:r>
      </w:del>
      <w:r w:rsidR="002F4FC8" w:rsidRPr="00C93C28">
        <w:rPr>
          <w:rFonts w:ascii="Times New Roman" w:hAnsi="Times New Roman" w:cs="Times New Roman"/>
          <w:color w:val="1D2730"/>
          <w:sz w:val="27"/>
          <w:szCs w:val="27"/>
          <w:shd w:val="clear" w:color="auto" w:fill="FFFFFF"/>
        </w:rPr>
        <w:t xml:space="preserve"> where the less fortunate lived, but apparently, he was ‘eased out’</w:t>
      </w:r>
      <w:r w:rsidR="00FF663A" w:rsidRPr="00C93C28">
        <w:rPr>
          <w:rFonts w:ascii="Times New Roman" w:hAnsi="Times New Roman" w:cs="Times New Roman"/>
          <w:color w:val="1D2730"/>
          <w:sz w:val="27"/>
          <w:szCs w:val="27"/>
          <w:shd w:val="clear" w:color="auto" w:fill="FFFFFF"/>
        </w:rPr>
        <w:t xml:space="preserve"> </w:t>
      </w:r>
      <w:r w:rsidR="002F4FC8" w:rsidRPr="00C93C28">
        <w:rPr>
          <w:rFonts w:ascii="Times New Roman" w:hAnsi="Times New Roman" w:cs="Times New Roman"/>
          <w:color w:val="1D2730"/>
          <w:sz w:val="27"/>
          <w:szCs w:val="27"/>
          <w:shd w:val="clear" w:color="auto" w:fill="FFFFFF"/>
        </w:rPr>
        <w:t xml:space="preserve">because Mr. Mayor wanted someone who was pliant, less combative, and a career police officer without blemish. I fit the bill. There was little fanfare around my appointment. I had worked in Essex for thirty years, my ambition restricted to earning a decent living that help me cross the class divide. My father was a factory worker, my mother a tour guide, I had no brothers or sisters. Growing up was easy in Essex. I finished school, went to college when college was affordable, working in a nearby tyre repair shop to supplement the modest monthly allowance my parents sent me. I graduated and got a job in the police force. I never married. My days in the force were rewarding. My policing work was mostly limited to crowd duty and I stayed away from the fancy. The occasional trip to the pub where I could hold my drink as good as anyone from Essex often ended with me winning a </w:t>
      </w:r>
      <w:r w:rsidR="00085ADC" w:rsidRPr="00C93C28">
        <w:rPr>
          <w:rFonts w:ascii="Times New Roman" w:hAnsi="Times New Roman" w:cs="Times New Roman"/>
          <w:color w:val="1D2730"/>
          <w:sz w:val="27"/>
          <w:szCs w:val="27"/>
          <w:shd w:val="clear" w:color="auto" w:fill="FFFFFF"/>
        </w:rPr>
        <w:t>game of darts.</w:t>
      </w:r>
    </w:p>
    <w:p w:rsidR="00085ADC" w:rsidRPr="00C93C28" w:rsidRDefault="00085ADC" w:rsidP="0033384F">
      <w:pPr>
        <w:spacing w:line="360" w:lineRule="auto"/>
        <w:jc w:val="both"/>
        <w:rPr>
          <w:rFonts w:ascii="Times New Roman" w:hAnsi="Times New Roman" w:cs="Times New Roman"/>
          <w:color w:val="1D2730"/>
          <w:sz w:val="27"/>
          <w:szCs w:val="27"/>
          <w:shd w:val="clear" w:color="auto" w:fill="FFFFFF"/>
        </w:rPr>
        <w:pPrChange w:id="19" w:author="Graphics Baba" w:date="2025-06-01T01:26:00Z">
          <w:pPr>
            <w:spacing w:line="276" w:lineRule="auto"/>
            <w:jc w:val="both"/>
          </w:pPr>
        </w:pPrChange>
      </w:pPr>
    </w:p>
    <w:p w:rsidR="000247E9" w:rsidRDefault="000247E9" w:rsidP="00D86B71">
      <w:pPr>
        <w:spacing w:after="0" w:line="360" w:lineRule="auto"/>
        <w:jc w:val="both"/>
        <w:textAlignment w:val="baseline"/>
        <w:rPr>
          <w:ins w:id="20" w:author="Graphics Baba" w:date="2025-06-01T01:15:00Z"/>
          <w:rFonts w:ascii="Times New Roman" w:eastAsia="Times New Roman" w:hAnsi="Times New Roman" w:cs="Times New Roman"/>
          <w:sz w:val="27"/>
          <w:szCs w:val="27"/>
        </w:rPr>
        <w:pPrChange w:id="21" w:author="Graphics Baba" w:date="2025-06-01T01:54:00Z">
          <w:pPr>
            <w:spacing w:after="0" w:line="360" w:lineRule="auto"/>
            <w:jc w:val="center"/>
            <w:textAlignment w:val="baseline"/>
          </w:pPr>
        </w:pPrChange>
      </w:pPr>
    </w:p>
    <w:p w:rsidR="00D86B71" w:rsidRPr="004A6649" w:rsidDel="00D86B71" w:rsidRDefault="00D86B71" w:rsidP="00D86B71">
      <w:pPr>
        <w:spacing w:after="0" w:line="360" w:lineRule="auto"/>
        <w:jc w:val="both"/>
        <w:textAlignment w:val="baseline"/>
        <w:rPr>
          <w:del w:id="22" w:author="Graphics Baba" w:date="2025-06-01T01:54:00Z"/>
          <w:moveTo w:id="23" w:author="Graphics Baba" w:date="2025-06-01T01:53:00Z"/>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Change w:id="24" w:author="Graphics Baba" w:date="2025-06-01T01:54:00Z">
          <w:pPr>
            <w:spacing w:after="0" w:line="360" w:lineRule="auto"/>
            <w:jc w:val="center"/>
            <w:textAlignment w:val="baseline"/>
          </w:pPr>
        </w:pPrChange>
      </w:pPr>
      <w:ins w:id="25" w:author="Graphics Baba" w:date="2025-06-01T01:53:00Z">
        <w:r>
          <w:rPr>
            <w:noProof/>
          </w:rPr>
          <w:lastRenderedPageBreak/>
          <mc:AlternateContent>
            <mc:Choice Requires="wps">
              <w:drawing>
                <wp:anchor distT="0" distB="0" distL="114300" distR="114300" simplePos="0" relativeHeight="251659264" behindDoc="0" locked="0" layoutInCell="1" allowOverlap="1" wp14:anchorId="3F11A1E8" wp14:editId="227D0E76">
                  <wp:simplePos x="0" y="0"/>
                  <wp:positionH relativeFrom="column">
                    <wp:posOffset>0</wp:posOffset>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D86B71" w:rsidRPr="00D86B71" w:rsidRDefault="00D86B71" w:rsidP="00D86B71">
                              <w:pPr>
                                <w:spacing w:after="0" w:line="360" w:lineRule="auto"/>
                                <w:jc w:val="center"/>
                                <w:textAlignment w:val="baseline"/>
                                <w:rPr>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Change w:id="26" w:author="Graphics Baba" w:date="2025-06-01T01:53:00Z">
                                    <w:rPr>
                                      <w:rFonts w:ascii="Times New Roman" w:eastAsia="Times New Roman" w:hAnsi="Times New Roman" w:cs="Times New Roman"/>
                                      <w:sz w:val="27"/>
                                      <w:szCs w:val="27"/>
                                    </w:rPr>
                                  </w:rPrChange>
                                </w:rPr>
                                <w:pPrChange w:id="27" w:author="Graphics Baba" w:date="2025-06-01T01:53:00Z">
                                  <w:pPr>
                                    <w:spacing w:after="0" w:line="360" w:lineRule="auto"/>
                                    <w:jc w:val="both"/>
                                    <w:textAlignment w:val="baseline"/>
                                  </w:pPr>
                                </w:pPrChange>
                              </w:pPr>
                              <w:moveFromRangeStart w:id="28" w:author="Graphics Baba" w:date="2025-06-01T01:53:00Z" w:name="move199635226"/>
                              <w:moveFrom w:id="29" w:author="Graphics Baba" w:date="2025-06-01T01:53:00Z">
                                <w:r w:rsidDel="00D86B71">
                                  <w:rPr>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text here</w:t>
                                </w:r>
                              </w:moveFrom>
                              <w:moveFromRangeEnd w:id="28"/>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F11A1E8" id="_x0000_t202" coordsize="21600,21600" o:spt="202" path="m,l,21600r21600,l21600,xe">
                  <v:stroke joinstyle="miter"/>
                  <v:path gradientshapeok="t" o:connecttype="rect"/>
                </v:shapetype>
                <v:shape id="Text Box 3"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" filled="f" stroked="f">
                  <v:fill o:detectmouseclick="t"/>
                  <v:textbox style="mso-fit-shape-to-text:t">
                    <w:txbxContent>
                      <w:p w:rsidR="00D86B71" w:rsidRPr="00D86B71" w:rsidRDefault="00D86B71" w:rsidP="00D86B71">
                        <w:pPr>
                          <w:spacing w:after="0" w:line="360" w:lineRule="auto"/>
                          <w:jc w:val="center"/>
                          <w:textAlignment w:val="baseline"/>
                          <w:rPr>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Change w:id="30" w:author="Graphics Baba" w:date="2025-06-01T01:53:00Z">
                              <w:rPr>
                                <w:rFonts w:ascii="Times New Roman" w:eastAsia="Times New Roman" w:hAnsi="Times New Roman" w:cs="Times New Roman"/>
                                <w:sz w:val="27"/>
                                <w:szCs w:val="27"/>
                              </w:rPr>
                            </w:rPrChange>
                          </w:rPr>
                          <w:pPrChange w:id="31" w:author="Graphics Baba" w:date="2025-06-01T01:53:00Z">
                            <w:pPr>
                              <w:spacing w:after="0" w:line="360" w:lineRule="auto"/>
                              <w:jc w:val="both"/>
                              <w:textAlignment w:val="baseline"/>
                            </w:pPr>
                          </w:pPrChange>
                        </w:pPr>
                        <w:moveFromRangeStart w:id="32" w:author="Graphics Baba" w:date="2025-06-01T01:53:00Z" w:name="move199635226"/>
                        <w:moveFrom w:id="33" w:author="Graphics Baba" w:date="2025-06-01T01:53:00Z">
                          <w:r w:rsidDel="00D86B71">
                            <w:rPr>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text here</w:t>
                          </w:r>
                        </w:moveFrom>
                        <w:moveFromRangeEnd w:id="32"/>
                      </w:p>
                    </w:txbxContent>
                  </v:textbox>
                </v:shape>
              </w:pict>
            </mc:Fallback>
          </mc:AlternateContent>
        </w:r>
      </w:ins>
      <w:moveToRangeStart w:id="34" w:author="Graphics Baba" w:date="2025-06-01T01:53:00Z" w:name="move199635226"/>
      <w:moveTo w:id="35" w:author="Graphics Baba" w:date="2025-06-01T01:53:00Z">
        <w:del w:id="36" w:author="Graphics Baba" w:date="2025-06-01T01:54:00Z">
          <w:r w:rsidDel="00D86B71">
            <w:rPr>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delText>Your text here</w:delText>
          </w:r>
        </w:del>
      </w:moveTo>
    </w:p>
    <w:moveToRangeEnd w:id="34"/>
    <w:p w:rsidR="00D86B71" w:rsidRPr="004A6649" w:rsidRDefault="00D86B71" w:rsidP="00D86B71">
      <w:pPr>
        <w:spacing w:after="0" w:line="360" w:lineRule="auto"/>
        <w:jc w:val="both"/>
        <w:textAlignment w:val="baseline"/>
        <w:rPr>
          <w:ins w:id="37" w:author="Graphics Baba" w:date="2025-06-01T01:54:00Z"/>
          <w:rFonts w:ascii="Times New Roman" w:eastAsia="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Change w:id="38" w:author="Graphics Baba" w:date="2025-06-01T01:54:00Z">
          <w:pPr>
            <w:spacing w:after="0" w:line="360" w:lineRule="auto"/>
            <w:jc w:val="center"/>
            <w:textAlignment w:val="baseline"/>
          </w:pPr>
        </w:pPrChange>
      </w:pPr>
    </w:p>
    <w:p w:rsidR="00601050" w:rsidRDefault="00601050" w:rsidP="0033384F">
      <w:pPr>
        <w:spacing w:after="0" w:line="360" w:lineRule="auto"/>
        <w:jc w:val="both"/>
        <w:textAlignment w:val="baseline"/>
        <w:rPr>
          <w:ins w:id="39" w:author="Graphics Baba" w:date="2025-06-01T01:42:00Z"/>
          <w:rFonts w:ascii="Times New Roman" w:eastAsia="Times New Roman" w:hAnsi="Times New Roman" w:cs="Times New Roman"/>
          <w:sz w:val="27"/>
          <w:szCs w:val="27"/>
        </w:rPr>
        <w:pPrChange w:id="40" w:author="Graphics Baba" w:date="2025-06-01T01:26:00Z">
          <w:pPr>
            <w:spacing w:after="0" w:line="276" w:lineRule="auto"/>
            <w:jc w:val="both"/>
            <w:textAlignment w:val="baseline"/>
          </w:pPr>
        </w:pPrChange>
      </w:pPr>
    </w:p>
    <w:p w:rsidR="00601050" w:rsidRDefault="00D86B71" w:rsidP="0033384F">
      <w:pPr>
        <w:spacing w:after="0" w:line="360" w:lineRule="auto"/>
        <w:jc w:val="both"/>
        <w:textAlignment w:val="baseline"/>
        <w:rPr>
          <w:ins w:id="41" w:author="Graphics Baba" w:date="2025-06-01T01:42:00Z"/>
          <w:rFonts w:ascii="Times New Roman" w:eastAsia="Times New Roman" w:hAnsi="Times New Roman" w:cs="Times New Roman"/>
          <w:sz w:val="27"/>
          <w:szCs w:val="27"/>
        </w:rPr>
        <w:pPrChange w:id="42" w:author="Graphics Baba" w:date="2025-06-01T01:26:00Z">
          <w:pPr>
            <w:spacing w:after="0" w:line="276" w:lineRule="auto"/>
            <w:jc w:val="both"/>
            <w:textAlignment w:val="baseline"/>
          </w:pPr>
        </w:pPrChange>
      </w:pPr>
      <w:ins w:id="43" w:author="Graphics Baba" w:date="2025-06-01T01:57:00Z">
        <w:r>
          <w:rPr>
            <w:rFonts w:ascii="Times New Roman" w:eastAsia="Times New Roman" w:hAnsi="Times New Roman" w:cs="Times New Roman"/>
            <w:noProof/>
            <w:sz w:val="27"/>
            <w:szCs w:val="27"/>
          </w:rPr>
          <w:drawing>
            <wp:inline distT="0" distB="0" distL="0" distR="0">
              <wp:extent cx="5621655" cy="3954780"/>
              <wp:effectExtent l="133350" t="114300" r="150495" b="140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sex-cop-modified.png"/>
                      <pic:cNvPicPr/>
                    </pic:nvPicPr>
                    <pic:blipFill>
                      <a:blip r:embed="rId5">
                        <a:extLst>
                          <a:ext uri="{28A0092B-C50C-407E-A947-70E740481C1C}">
                            <a14:useLocalDpi xmlns:a14="http://schemas.microsoft.com/office/drawing/2010/main" val="0"/>
                          </a:ext>
                        </a:extLst>
                      </a:blip>
                      <a:stretch>
                        <a:fillRect/>
                      </a:stretch>
                    </pic:blipFill>
                    <pic:spPr>
                      <a:xfrm>
                        <a:off x="0" y="0"/>
                        <a:ext cx="5621655" cy="3954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ins>
    </w:p>
    <w:p w:rsidR="00601050" w:rsidRDefault="00601050" w:rsidP="0033384F">
      <w:pPr>
        <w:spacing w:after="0" w:line="360" w:lineRule="auto"/>
        <w:jc w:val="both"/>
        <w:textAlignment w:val="baseline"/>
        <w:rPr>
          <w:ins w:id="44" w:author="Graphics Baba" w:date="2025-06-01T01:19:00Z"/>
          <w:rFonts w:ascii="Times New Roman" w:eastAsia="Times New Roman" w:hAnsi="Times New Roman" w:cs="Times New Roman"/>
          <w:sz w:val="27"/>
          <w:szCs w:val="27"/>
        </w:rPr>
        <w:pPrChange w:id="45" w:author="Graphics Baba" w:date="2025-06-01T01:26:00Z">
          <w:pPr>
            <w:spacing w:after="0" w:line="276" w:lineRule="auto"/>
            <w:jc w:val="both"/>
            <w:textAlignment w:val="baseline"/>
          </w:pPr>
        </w:pPrChange>
      </w:pPr>
    </w:p>
    <w:p w:rsidR="00A34485" w:rsidRPr="00C93C28" w:rsidRDefault="00BD4C11" w:rsidP="0033384F">
      <w:pPr>
        <w:spacing w:after="0" w:line="360" w:lineRule="auto"/>
        <w:jc w:val="both"/>
        <w:textAlignment w:val="baseline"/>
        <w:rPr>
          <w:ins w:id="46" w:author="Graphics Baba" w:date="2025-06-01T01:00:00Z"/>
          <w:rFonts w:ascii="Times New Roman" w:eastAsia="Times New Roman" w:hAnsi="Times New Roman" w:cs="Times New Roman"/>
          <w:sz w:val="27"/>
          <w:szCs w:val="27"/>
        </w:rPr>
        <w:pPrChange w:id="47" w:author="Graphics Baba" w:date="2025-06-01T01:26:00Z">
          <w:pPr>
            <w:spacing w:after="0" w:line="276" w:lineRule="auto"/>
            <w:jc w:val="both"/>
            <w:textAlignment w:val="baseline"/>
          </w:pPr>
        </w:pPrChange>
      </w:pPr>
      <w:r w:rsidRPr="00C93C28">
        <w:rPr>
          <w:rFonts w:ascii="Times New Roman" w:eastAsia="Times New Roman" w:hAnsi="Times New Roman" w:cs="Times New Roman"/>
          <w:sz w:val="27"/>
          <w:szCs w:val="27"/>
        </w:rPr>
        <w:t>In thirty years of my service, I saw the fabric of Essex disintegrate to my sadness. The</w:t>
      </w:r>
      <w:r w:rsidR="003529AA" w:rsidRPr="00C93C28">
        <w:rPr>
          <w:rFonts w:ascii="Times New Roman" w:eastAsia="Times New Roman" w:hAnsi="Times New Roman" w:cs="Times New Roman"/>
          <w:sz w:val="27"/>
          <w:szCs w:val="27"/>
        </w:rPr>
        <w:t xml:space="preserve">   </w:t>
      </w:r>
      <w:r w:rsidRPr="00C93C28">
        <w:rPr>
          <w:rFonts w:ascii="Times New Roman" w:eastAsia="Times New Roman" w:hAnsi="Times New Roman" w:cs="Times New Roman"/>
          <w:sz w:val="27"/>
          <w:szCs w:val="27"/>
        </w:rPr>
        <w:t xml:space="preserve"> original inhabitants, low-paid skilled and unskilled workers, the descendants of the hard-working folks who built the backbone of this great country, left the inner city. </w:t>
      </w:r>
    </w:p>
    <w:p w:rsidR="00A34485" w:rsidRPr="00C93C28" w:rsidRDefault="00A34485" w:rsidP="0033384F">
      <w:pPr>
        <w:spacing w:after="0" w:line="360" w:lineRule="auto"/>
        <w:jc w:val="both"/>
        <w:textAlignment w:val="baseline"/>
        <w:rPr>
          <w:ins w:id="48" w:author="Graphics Baba" w:date="2025-06-01T01:00:00Z"/>
          <w:rFonts w:ascii="Times New Roman" w:eastAsia="Times New Roman" w:hAnsi="Times New Roman" w:cs="Times New Roman"/>
          <w:sz w:val="27"/>
          <w:szCs w:val="27"/>
        </w:rPr>
        <w:pPrChange w:id="49" w:author="Graphics Baba" w:date="2025-06-01T01:26:00Z">
          <w:pPr>
            <w:spacing w:after="0" w:line="276" w:lineRule="auto"/>
            <w:jc w:val="both"/>
            <w:textAlignment w:val="baseline"/>
          </w:pPr>
        </w:pPrChange>
      </w:pPr>
    </w:p>
    <w:p w:rsidR="00BD4C11" w:rsidRPr="00C93C28" w:rsidDel="00A34485" w:rsidRDefault="00BD4C11" w:rsidP="0033384F">
      <w:pPr>
        <w:spacing w:after="0" w:line="360" w:lineRule="auto"/>
        <w:jc w:val="both"/>
        <w:textAlignment w:val="baseline"/>
        <w:rPr>
          <w:del w:id="50" w:author="Graphics Baba" w:date="2025-06-01T01:01:00Z"/>
          <w:rFonts w:ascii="Times New Roman" w:eastAsia="Times New Roman" w:hAnsi="Times New Roman" w:cs="Times New Roman"/>
          <w:sz w:val="27"/>
          <w:szCs w:val="27"/>
        </w:rPr>
        <w:pPrChange w:id="51" w:author="Graphics Baba" w:date="2025-06-01T01:26:00Z">
          <w:pPr>
            <w:spacing w:after="0" w:line="276" w:lineRule="auto"/>
            <w:jc w:val="both"/>
            <w:textAlignment w:val="baseline"/>
          </w:pPr>
        </w:pPrChange>
      </w:pPr>
      <w:r w:rsidRPr="00C93C28">
        <w:rPr>
          <w:rFonts w:ascii="Times New Roman" w:eastAsia="Times New Roman" w:hAnsi="Times New Roman" w:cs="Times New Roman"/>
          <w:sz w:val="27"/>
          <w:szCs w:val="27"/>
        </w:rPr>
        <w:t>Entire neighborhood’s, once bustling with city life and all its appendages, emptied of the natives, who were replaced with people with no emotional connection to the soil they lived on. Crime rates and recreational drug consumption rose.</w:t>
      </w:r>
      <w:ins w:id="52" w:author="Graphics Baba" w:date="2025-06-01T01:01:00Z">
        <w:r w:rsidR="00A34485" w:rsidRPr="00C93C28">
          <w:rPr>
            <w:rFonts w:ascii="Times New Roman" w:eastAsia="Times New Roman" w:hAnsi="Times New Roman" w:cs="Times New Roman"/>
            <w:sz w:val="27"/>
            <w:szCs w:val="27"/>
          </w:rPr>
          <w:t xml:space="preserve"> </w:t>
        </w:r>
      </w:ins>
    </w:p>
    <w:p w:rsidR="003529AA" w:rsidRPr="00C93C28" w:rsidDel="00A34485" w:rsidRDefault="003529AA" w:rsidP="0033384F">
      <w:pPr>
        <w:spacing w:after="0" w:line="360" w:lineRule="auto"/>
        <w:jc w:val="both"/>
        <w:textAlignment w:val="baseline"/>
        <w:rPr>
          <w:del w:id="53" w:author="Graphics Baba" w:date="2025-06-01T01:01:00Z"/>
          <w:rFonts w:ascii="Times New Roman" w:eastAsia="Times New Roman" w:hAnsi="Times New Roman" w:cs="Times New Roman"/>
          <w:sz w:val="27"/>
          <w:szCs w:val="27"/>
        </w:rPr>
        <w:pPrChange w:id="54" w:author="Graphics Baba" w:date="2025-06-01T01:26:00Z">
          <w:pPr>
            <w:spacing w:after="0" w:line="276" w:lineRule="auto"/>
            <w:jc w:val="both"/>
            <w:textAlignment w:val="baseline"/>
          </w:pPr>
        </w:pPrChange>
      </w:pPr>
    </w:p>
    <w:p w:rsidR="0094494C" w:rsidRPr="00C93C28" w:rsidDel="00A34485" w:rsidRDefault="00BD4C11" w:rsidP="0033384F">
      <w:pPr>
        <w:spacing w:after="0" w:line="360" w:lineRule="auto"/>
        <w:jc w:val="both"/>
        <w:textAlignment w:val="baseline"/>
        <w:rPr>
          <w:del w:id="55" w:author="Graphics Baba" w:date="2025-06-01T00:59:00Z"/>
          <w:rFonts w:ascii="Times New Roman" w:eastAsia="Times New Roman" w:hAnsi="Times New Roman" w:cs="Times New Roman"/>
          <w:sz w:val="27"/>
          <w:szCs w:val="27"/>
        </w:rPr>
        <w:pPrChange w:id="56" w:author="Graphics Baba" w:date="2025-06-01T01:26:00Z">
          <w:pPr>
            <w:spacing w:after="0" w:line="276" w:lineRule="auto"/>
            <w:jc w:val="both"/>
            <w:textAlignment w:val="baseline"/>
          </w:pPr>
        </w:pPrChange>
      </w:pPr>
      <w:r w:rsidRPr="00C93C28">
        <w:rPr>
          <w:rFonts w:ascii="Times New Roman" w:eastAsia="Times New Roman" w:hAnsi="Times New Roman" w:cs="Times New Roman"/>
          <w:sz w:val="27"/>
          <w:szCs w:val="27"/>
        </w:rPr>
        <w:t>Joblessness was rampant. There was l</w:t>
      </w:r>
      <w:r w:rsidR="0094494C" w:rsidRPr="00C93C28">
        <w:rPr>
          <w:rFonts w:ascii="Times New Roman" w:eastAsia="Times New Roman" w:hAnsi="Times New Roman" w:cs="Times New Roman"/>
          <w:sz w:val="27"/>
          <w:szCs w:val="27"/>
        </w:rPr>
        <w:t>ittle work to employ the youth.</w:t>
      </w:r>
    </w:p>
    <w:p w:rsidR="0094494C" w:rsidRPr="00C93C28" w:rsidDel="00A34485" w:rsidRDefault="0094494C" w:rsidP="0033384F">
      <w:pPr>
        <w:spacing w:after="0" w:line="360" w:lineRule="auto"/>
        <w:jc w:val="both"/>
        <w:textAlignment w:val="baseline"/>
        <w:rPr>
          <w:del w:id="57" w:author="Graphics Baba" w:date="2025-06-01T00:59:00Z"/>
          <w:rFonts w:ascii="Times New Roman" w:eastAsia="Times New Roman" w:hAnsi="Times New Roman" w:cs="Times New Roman"/>
          <w:sz w:val="27"/>
          <w:szCs w:val="27"/>
        </w:rPr>
        <w:pPrChange w:id="58" w:author="Graphics Baba" w:date="2025-06-01T01:26:00Z">
          <w:pPr>
            <w:spacing w:after="0" w:line="276" w:lineRule="auto"/>
            <w:jc w:val="both"/>
            <w:textAlignment w:val="baseline"/>
          </w:pPr>
        </w:pPrChange>
      </w:pPr>
    </w:p>
    <w:p w:rsidR="0094494C" w:rsidRPr="00C93C28" w:rsidDel="00A34485" w:rsidRDefault="0094494C" w:rsidP="0033384F">
      <w:pPr>
        <w:spacing w:after="0" w:line="360" w:lineRule="auto"/>
        <w:jc w:val="both"/>
        <w:textAlignment w:val="baseline"/>
        <w:rPr>
          <w:del w:id="59" w:author="Graphics Baba" w:date="2025-06-01T00:59:00Z"/>
          <w:rFonts w:ascii="Times New Roman" w:eastAsia="Times New Roman" w:hAnsi="Times New Roman" w:cs="Times New Roman"/>
          <w:sz w:val="27"/>
          <w:szCs w:val="27"/>
        </w:rPr>
        <w:pPrChange w:id="60" w:author="Graphics Baba" w:date="2025-06-01T01:26:00Z">
          <w:pPr>
            <w:spacing w:after="0" w:line="276" w:lineRule="auto"/>
            <w:jc w:val="both"/>
            <w:textAlignment w:val="baseline"/>
          </w:pPr>
        </w:pPrChange>
      </w:pPr>
    </w:p>
    <w:p w:rsidR="0094494C" w:rsidRPr="00C93C28" w:rsidRDefault="0094494C" w:rsidP="0033384F">
      <w:pPr>
        <w:spacing w:after="0" w:line="360" w:lineRule="auto"/>
        <w:jc w:val="both"/>
        <w:textAlignment w:val="baseline"/>
        <w:rPr>
          <w:rFonts w:ascii="Times New Roman" w:eastAsia="Times New Roman" w:hAnsi="Times New Roman" w:cs="Times New Roman"/>
          <w:sz w:val="27"/>
          <w:szCs w:val="27"/>
        </w:rPr>
        <w:pPrChange w:id="61" w:author="Graphics Baba" w:date="2025-06-01T01:26:00Z">
          <w:pPr>
            <w:spacing w:after="0" w:line="276" w:lineRule="auto"/>
            <w:jc w:val="both"/>
            <w:textAlignment w:val="baseline"/>
          </w:pPr>
        </w:pPrChange>
      </w:pPr>
    </w:p>
    <w:p w:rsidR="00601050" w:rsidRDefault="00601050" w:rsidP="0033384F">
      <w:pPr>
        <w:spacing w:after="0" w:line="360" w:lineRule="auto"/>
        <w:jc w:val="both"/>
        <w:textAlignment w:val="baseline"/>
        <w:rPr>
          <w:ins w:id="62" w:author="Graphics Baba" w:date="2025-06-01T01:45:00Z"/>
          <w:rFonts w:ascii="Times New Roman" w:eastAsia="Times New Roman" w:hAnsi="Times New Roman" w:cs="Times New Roman"/>
          <w:sz w:val="27"/>
          <w:szCs w:val="27"/>
        </w:rPr>
        <w:pPrChange w:id="63" w:author="Graphics Baba" w:date="2025-06-01T01:26:00Z">
          <w:pPr>
            <w:spacing w:after="0" w:line="276" w:lineRule="auto"/>
            <w:jc w:val="both"/>
            <w:textAlignment w:val="baseline"/>
          </w:pPr>
        </w:pPrChange>
      </w:pPr>
    </w:p>
    <w:p w:rsidR="000247E9" w:rsidRDefault="000247E9" w:rsidP="0033384F">
      <w:pPr>
        <w:spacing w:after="0" w:line="360" w:lineRule="auto"/>
        <w:jc w:val="both"/>
        <w:textAlignment w:val="baseline"/>
        <w:rPr>
          <w:ins w:id="64" w:author="Graphics Baba" w:date="2025-06-01T01:59:00Z"/>
          <w:rFonts w:ascii="Times New Roman" w:eastAsia="Times New Roman" w:hAnsi="Times New Roman" w:cs="Times New Roman"/>
          <w:sz w:val="27"/>
          <w:szCs w:val="27"/>
        </w:rPr>
        <w:pPrChange w:id="65" w:author="Graphics Baba" w:date="2025-06-01T01:26:00Z">
          <w:pPr>
            <w:spacing w:after="0" w:line="276" w:lineRule="auto"/>
            <w:jc w:val="both"/>
            <w:textAlignment w:val="baseline"/>
          </w:pPr>
        </w:pPrChange>
      </w:pPr>
    </w:p>
    <w:p w:rsidR="000247E9" w:rsidRDefault="000247E9" w:rsidP="0033384F">
      <w:pPr>
        <w:spacing w:after="0" w:line="360" w:lineRule="auto"/>
        <w:jc w:val="both"/>
        <w:textAlignment w:val="baseline"/>
        <w:rPr>
          <w:ins w:id="66" w:author="Graphics Baba" w:date="2025-06-01T01:59:00Z"/>
          <w:rFonts w:ascii="Times New Roman" w:eastAsia="Times New Roman" w:hAnsi="Times New Roman" w:cs="Times New Roman"/>
          <w:sz w:val="27"/>
          <w:szCs w:val="27"/>
        </w:rPr>
        <w:pPrChange w:id="67" w:author="Graphics Baba" w:date="2025-06-01T01:26:00Z">
          <w:pPr>
            <w:spacing w:after="0" w:line="276" w:lineRule="auto"/>
            <w:jc w:val="both"/>
            <w:textAlignment w:val="baseline"/>
          </w:pPr>
        </w:pPrChange>
      </w:pPr>
    </w:p>
    <w:p w:rsidR="00BD4C11" w:rsidRPr="00C93C28" w:rsidRDefault="00BD4C11" w:rsidP="0033384F">
      <w:pPr>
        <w:spacing w:after="0" w:line="360" w:lineRule="auto"/>
        <w:jc w:val="both"/>
        <w:textAlignment w:val="baseline"/>
        <w:rPr>
          <w:rFonts w:ascii="Times New Roman" w:eastAsia="Times New Roman" w:hAnsi="Times New Roman" w:cs="Times New Roman"/>
          <w:sz w:val="27"/>
          <w:szCs w:val="27"/>
        </w:rPr>
        <w:pPrChange w:id="68" w:author="Graphics Baba" w:date="2025-06-01T01:26:00Z">
          <w:pPr>
            <w:spacing w:after="0" w:line="276" w:lineRule="auto"/>
            <w:jc w:val="both"/>
            <w:textAlignment w:val="baseline"/>
          </w:pPr>
        </w:pPrChange>
      </w:pPr>
      <w:r w:rsidRPr="00C93C28">
        <w:rPr>
          <w:rFonts w:ascii="Times New Roman" w:eastAsia="Times New Roman" w:hAnsi="Times New Roman" w:cs="Times New Roman"/>
          <w:sz w:val="27"/>
          <w:szCs w:val="27"/>
        </w:rPr>
        <w:t>Gaming arcades</w:t>
      </w:r>
      <w:r w:rsidR="003529AA" w:rsidRPr="00C93C28">
        <w:rPr>
          <w:rFonts w:ascii="Times New Roman" w:eastAsia="Times New Roman" w:hAnsi="Times New Roman" w:cs="Times New Roman"/>
          <w:sz w:val="27"/>
          <w:szCs w:val="27"/>
        </w:rPr>
        <w:t xml:space="preserve"> </w:t>
      </w:r>
      <w:r w:rsidRPr="00C93C28">
        <w:rPr>
          <w:rFonts w:ascii="Times New Roman" w:eastAsia="Times New Roman" w:hAnsi="Times New Roman" w:cs="Times New Roman"/>
          <w:sz w:val="27"/>
          <w:szCs w:val="27"/>
        </w:rPr>
        <w:t>sprung up, neat facades hiding illegal trades in the darkness. The police force attempted to tackle crime, but apathy was hard boiled, the electoral votes were locked, and powers allowed the system to fester. I stopped caring when I crossed fifty.</w:t>
      </w:r>
    </w:p>
    <w:p w:rsidR="0094494C" w:rsidRPr="00C93C28" w:rsidRDefault="0094494C">
      <w:pPr>
        <w:spacing w:after="0" w:line="276" w:lineRule="auto"/>
        <w:jc w:val="center"/>
        <w:textAlignment w:val="baseline"/>
        <w:rPr>
          <w:rFonts w:ascii="Times New Roman" w:eastAsia="Times New Roman" w:hAnsi="Times New Roman" w:cs="Times New Roman"/>
          <w:sz w:val="27"/>
          <w:szCs w:val="27"/>
        </w:rPr>
        <w:pPrChange w:id="69" w:author="Graphics Baba" w:date="2025-06-01T00:37:00Z">
          <w:pPr>
            <w:spacing w:after="0" w:line="276" w:lineRule="auto"/>
            <w:jc w:val="both"/>
            <w:textAlignment w:val="baseline"/>
          </w:pPr>
        </w:pPrChange>
      </w:pPr>
    </w:p>
    <w:p w:rsidR="00B1490E" w:rsidRPr="00C93C28" w:rsidRDefault="00B1490E">
      <w:pPr>
        <w:spacing w:after="0" w:line="276" w:lineRule="auto"/>
        <w:jc w:val="center"/>
        <w:textAlignment w:val="baseline"/>
        <w:rPr>
          <w:ins w:id="70" w:author="Graphics Baba" w:date="2025-06-01T00:59:00Z"/>
          <w:color w:val="1D2730"/>
          <w:sz w:val="27"/>
          <w:szCs w:val="27"/>
          <w:shd w:val="clear" w:color="auto" w:fill="FFFFFF"/>
        </w:rPr>
        <w:pPrChange w:id="71" w:author="Graphics Baba" w:date="2025-06-01T00:37:00Z">
          <w:pPr>
            <w:spacing w:after="0" w:line="276" w:lineRule="auto"/>
            <w:jc w:val="both"/>
            <w:textAlignment w:val="baseline"/>
          </w:pPr>
        </w:pPrChange>
      </w:pPr>
    </w:p>
    <w:p w:rsidR="00DD008C" w:rsidRDefault="00DD008C" w:rsidP="0033384F">
      <w:pPr>
        <w:spacing w:after="0" w:line="276" w:lineRule="auto"/>
        <w:jc w:val="center"/>
        <w:textAlignment w:val="baseline"/>
        <w:rPr>
          <w:ins w:id="72" w:author="Graphics Baba" w:date="2025-06-01T01:31:00Z"/>
          <w:color w:val="1D2730"/>
          <w:sz w:val="27"/>
          <w:szCs w:val="27"/>
          <w:shd w:val="clear" w:color="auto" w:fill="FFFFFF"/>
        </w:rPr>
        <w:pPrChange w:id="73" w:author="Graphics Baba" w:date="2025-06-01T01:26:00Z">
          <w:pPr>
            <w:spacing w:after="0" w:line="276" w:lineRule="auto"/>
            <w:jc w:val="both"/>
            <w:textAlignment w:val="baseline"/>
          </w:pPr>
        </w:pPrChange>
      </w:pPr>
    </w:p>
    <w:p w:rsidR="001B4690" w:rsidRDefault="001B4690" w:rsidP="0033384F">
      <w:pPr>
        <w:spacing w:after="0" w:line="276" w:lineRule="auto"/>
        <w:jc w:val="center"/>
        <w:textAlignment w:val="baseline"/>
        <w:rPr>
          <w:ins w:id="74" w:author="Graphics Baba" w:date="2025-06-01T01:22:00Z"/>
          <w:color w:val="1D2730"/>
          <w:sz w:val="27"/>
          <w:szCs w:val="27"/>
          <w:shd w:val="clear" w:color="auto" w:fill="FFFFFF"/>
        </w:rPr>
        <w:pPrChange w:id="75" w:author="Graphics Baba" w:date="2025-06-01T01:26:00Z">
          <w:pPr>
            <w:spacing w:after="0" w:line="276" w:lineRule="auto"/>
            <w:jc w:val="both"/>
            <w:textAlignment w:val="baseline"/>
          </w:pPr>
        </w:pPrChange>
      </w:pPr>
      <w:r w:rsidRPr="00C93C28">
        <w:rPr>
          <w:color w:val="1D2730"/>
          <w:sz w:val="27"/>
          <w:szCs w:val="27"/>
          <w:shd w:val="clear" w:color="auto" w:fill="FFFFFF"/>
        </w:rPr>
        <w:t>III</w:t>
      </w:r>
    </w:p>
    <w:p w:rsidR="0033384F" w:rsidRPr="00C93C28" w:rsidRDefault="0033384F">
      <w:pPr>
        <w:spacing w:after="0" w:line="276" w:lineRule="auto"/>
        <w:jc w:val="center"/>
        <w:textAlignment w:val="baseline"/>
        <w:rPr>
          <w:color w:val="1D2730"/>
          <w:sz w:val="27"/>
          <w:szCs w:val="27"/>
          <w:shd w:val="clear" w:color="auto" w:fill="FFFFFF"/>
        </w:rPr>
        <w:pPrChange w:id="76" w:author="Graphics Baba" w:date="2025-06-01T00:37:00Z">
          <w:pPr>
            <w:spacing w:after="0" w:line="276" w:lineRule="auto"/>
            <w:jc w:val="both"/>
            <w:textAlignment w:val="baseline"/>
          </w:pPr>
        </w:pPrChange>
      </w:pPr>
    </w:p>
    <w:p w:rsidR="001B4690" w:rsidRPr="00C93C28" w:rsidDel="00B1490E" w:rsidRDefault="001B4690" w:rsidP="003529AA">
      <w:pPr>
        <w:spacing w:after="0" w:line="276" w:lineRule="auto"/>
        <w:jc w:val="both"/>
        <w:textAlignment w:val="baseline"/>
        <w:rPr>
          <w:del w:id="77" w:author="Graphics Baba" w:date="2025-06-01T01:18:00Z"/>
          <w:color w:val="1D2730"/>
          <w:sz w:val="27"/>
          <w:szCs w:val="27"/>
          <w:shd w:val="clear" w:color="auto" w:fill="FFFFFF"/>
        </w:rPr>
      </w:pPr>
    </w:p>
    <w:p w:rsidR="001B4690" w:rsidRPr="00C93C28" w:rsidRDefault="001B4690" w:rsidP="0033384F">
      <w:pPr>
        <w:spacing w:after="0" w:line="360" w:lineRule="auto"/>
        <w:jc w:val="both"/>
        <w:textAlignment w:val="baseline"/>
        <w:rPr>
          <w:rFonts w:ascii="Times New Roman" w:eastAsia="Times New Roman" w:hAnsi="Times New Roman" w:cs="Times New Roman"/>
          <w:sz w:val="27"/>
          <w:szCs w:val="27"/>
        </w:rPr>
        <w:pPrChange w:id="78" w:author="Graphics Baba" w:date="2025-06-01T01:26:00Z">
          <w:pPr>
            <w:spacing w:after="0" w:line="276" w:lineRule="auto"/>
            <w:jc w:val="both"/>
            <w:textAlignment w:val="baseline"/>
          </w:pPr>
        </w:pPrChange>
      </w:pPr>
    </w:p>
    <w:p w:rsidR="00A34485" w:rsidRPr="00C93C28" w:rsidRDefault="0094494C" w:rsidP="0033384F">
      <w:pPr>
        <w:spacing w:after="0" w:line="360" w:lineRule="auto"/>
        <w:jc w:val="both"/>
        <w:textAlignment w:val="baseline"/>
        <w:rPr>
          <w:ins w:id="79" w:author="Graphics Baba" w:date="2025-06-01T01:02:00Z"/>
          <w:rFonts w:ascii="Times New Roman" w:eastAsia="Times New Roman" w:hAnsi="Times New Roman" w:cs="Times New Roman"/>
          <w:sz w:val="27"/>
          <w:szCs w:val="27"/>
        </w:rPr>
        <w:pPrChange w:id="80" w:author="Graphics Baba" w:date="2025-06-01T01:26:00Z">
          <w:pPr>
            <w:spacing w:after="0" w:line="276" w:lineRule="auto"/>
            <w:jc w:val="both"/>
            <w:textAlignment w:val="baseline"/>
          </w:pPr>
        </w:pPrChange>
      </w:pPr>
      <w:r w:rsidRPr="00C93C28">
        <w:rPr>
          <w:rFonts w:ascii="Times New Roman" w:eastAsia="Times New Roman" w:hAnsi="Times New Roman" w:cs="Times New Roman"/>
          <w:sz w:val="27"/>
          <w:szCs w:val="27"/>
        </w:rPr>
        <w:t xml:space="preserve">Then Robin Hood </w:t>
      </w:r>
      <w:del w:id="81" w:author="Graphics Baba" w:date="2025-06-01T00:39:00Z">
        <w:r w:rsidRPr="00C93C28" w:rsidDel="001B4690">
          <w:rPr>
            <w:rFonts w:ascii="Times New Roman" w:eastAsia="Times New Roman" w:hAnsi="Times New Roman" w:cs="Times New Roman"/>
            <w:sz w:val="27"/>
            <w:szCs w:val="27"/>
          </w:rPr>
          <w:delText>Happened.</w:delText>
        </w:r>
      </w:del>
      <w:ins w:id="82" w:author="Graphics Baba" w:date="2025-06-01T00:39:00Z">
        <w:r w:rsidR="001B4690" w:rsidRPr="00C93C28">
          <w:rPr>
            <w:rFonts w:ascii="Times New Roman" w:eastAsia="Times New Roman" w:hAnsi="Times New Roman" w:cs="Times New Roman"/>
            <w:sz w:val="27"/>
            <w:szCs w:val="27"/>
          </w:rPr>
          <w:t xml:space="preserve">Happened. </w:t>
        </w:r>
      </w:ins>
    </w:p>
    <w:p w:rsidR="00A34485" w:rsidRPr="00C93C28" w:rsidRDefault="00A34485" w:rsidP="0033384F">
      <w:pPr>
        <w:spacing w:after="0" w:line="360" w:lineRule="auto"/>
        <w:jc w:val="both"/>
        <w:textAlignment w:val="baseline"/>
        <w:rPr>
          <w:ins w:id="83" w:author="Graphics Baba" w:date="2025-06-01T01:02:00Z"/>
          <w:rFonts w:ascii="Times New Roman" w:eastAsia="Times New Roman" w:hAnsi="Times New Roman" w:cs="Times New Roman"/>
          <w:sz w:val="27"/>
          <w:szCs w:val="27"/>
        </w:rPr>
        <w:pPrChange w:id="84" w:author="Graphics Baba" w:date="2025-06-01T01:26:00Z">
          <w:pPr>
            <w:spacing w:after="0" w:line="276" w:lineRule="auto"/>
            <w:jc w:val="both"/>
            <w:textAlignment w:val="baseline"/>
          </w:pPr>
        </w:pPrChange>
      </w:pPr>
    </w:p>
    <w:p w:rsidR="00DD008C" w:rsidRDefault="001B4690" w:rsidP="00FE7CA4">
      <w:pPr>
        <w:spacing w:after="0" w:line="360" w:lineRule="auto"/>
        <w:jc w:val="both"/>
        <w:textAlignment w:val="baseline"/>
        <w:rPr>
          <w:ins w:id="85" w:author="Graphics Baba" w:date="2025-06-01T01:31:00Z"/>
          <w:rFonts w:ascii="Times New Roman" w:eastAsia="Times New Roman" w:hAnsi="Times New Roman" w:cs="Times New Roman"/>
          <w:sz w:val="27"/>
          <w:szCs w:val="27"/>
        </w:rPr>
        <w:pPrChange w:id="86" w:author="Graphics Baba" w:date="2025-06-01T01:29:00Z">
          <w:pPr>
            <w:spacing w:after="0" w:line="276" w:lineRule="auto"/>
            <w:jc w:val="both"/>
            <w:textAlignment w:val="baseline"/>
          </w:pPr>
        </w:pPrChange>
      </w:pPr>
      <w:ins w:id="87" w:author="Graphics Baba" w:date="2025-06-01T00:39:00Z">
        <w:r w:rsidRPr="00C93C28">
          <w:rPr>
            <w:rFonts w:ascii="Times New Roman" w:eastAsia="Times New Roman" w:hAnsi="Times New Roman" w:cs="Times New Roman"/>
            <w:sz w:val="27"/>
            <w:szCs w:val="27"/>
          </w:rPr>
          <w:t>Born</w:t>
        </w:r>
      </w:ins>
      <w:ins w:id="88" w:author="Graphics Baba" w:date="2025-06-01T00:38:00Z">
        <w:r w:rsidRPr="00C93C28">
          <w:rPr>
            <w:rFonts w:ascii="Times New Roman" w:eastAsia="Times New Roman" w:hAnsi="Times New Roman" w:cs="Times New Roman"/>
            <w:sz w:val="27"/>
            <w:szCs w:val="27"/>
          </w:rPr>
          <w:t xml:space="preserve"> in a family of </w:t>
        </w:r>
      </w:ins>
      <w:ins w:id="89" w:author="Graphics Baba" w:date="2025-06-01T00:39:00Z">
        <w:r w:rsidRPr="00C93C28">
          <w:rPr>
            <w:rFonts w:ascii="Times New Roman" w:eastAsia="Times New Roman" w:hAnsi="Times New Roman" w:cs="Times New Roman"/>
            <w:sz w:val="27"/>
            <w:szCs w:val="27"/>
          </w:rPr>
          <w:t xml:space="preserve">immigrants to the inner city, he had fought his way through a complex web of crime and poverty. </w:t>
        </w:r>
      </w:ins>
      <w:ins w:id="90" w:author="Graphics Baba" w:date="2025-06-01T00:40:00Z">
        <w:r w:rsidRPr="00C93C28">
          <w:rPr>
            <w:rFonts w:ascii="Times New Roman" w:eastAsia="Times New Roman" w:hAnsi="Times New Roman" w:cs="Times New Roman"/>
            <w:sz w:val="27"/>
            <w:szCs w:val="27"/>
          </w:rPr>
          <w:t xml:space="preserve">Until the day he robbed the </w:t>
        </w:r>
      </w:ins>
      <w:ins w:id="91" w:author="Graphics Baba" w:date="2025-06-01T00:41:00Z">
        <w:r w:rsidRPr="00C93C28">
          <w:rPr>
            <w:rFonts w:ascii="Times New Roman" w:eastAsia="Times New Roman" w:hAnsi="Times New Roman" w:cs="Times New Roman"/>
            <w:sz w:val="27"/>
            <w:szCs w:val="27"/>
          </w:rPr>
          <w:t xml:space="preserve">Smiths, he wasn’t </w:t>
        </w:r>
      </w:ins>
      <w:ins w:id="92" w:author="Graphics Baba" w:date="2025-06-01T00:49:00Z">
        <w:r w:rsidR="005B65E0" w:rsidRPr="00C93C28">
          <w:rPr>
            <w:rFonts w:ascii="Times New Roman" w:eastAsia="Times New Roman" w:hAnsi="Times New Roman" w:cs="Times New Roman"/>
            <w:sz w:val="27"/>
            <w:szCs w:val="27"/>
          </w:rPr>
          <w:t>a blip</w:t>
        </w:r>
      </w:ins>
      <w:ins w:id="93" w:author="Graphics Baba" w:date="2025-06-01T00:41:00Z">
        <w:r w:rsidRPr="00C93C28">
          <w:rPr>
            <w:rFonts w:ascii="Times New Roman" w:eastAsia="Times New Roman" w:hAnsi="Times New Roman" w:cs="Times New Roman"/>
            <w:sz w:val="27"/>
            <w:szCs w:val="27"/>
          </w:rPr>
          <w:t xml:space="preserve"> on our radar. He would mug an odd woman and, sometimes</w:t>
        </w:r>
      </w:ins>
      <w:ins w:id="94" w:author="Graphics Baba" w:date="2025-06-01T00:42:00Z">
        <w:r w:rsidRPr="00C93C28">
          <w:rPr>
            <w:rFonts w:ascii="Times New Roman" w:eastAsia="Times New Roman" w:hAnsi="Times New Roman" w:cs="Times New Roman"/>
            <w:sz w:val="27"/>
            <w:szCs w:val="27"/>
          </w:rPr>
          <w:t xml:space="preserve"> </w:t>
        </w:r>
      </w:ins>
      <w:ins w:id="95" w:author="Graphics Baba" w:date="2025-06-01T00:41:00Z">
        <w:r w:rsidRPr="00C93C28">
          <w:rPr>
            <w:rFonts w:ascii="Times New Roman" w:eastAsia="Times New Roman" w:hAnsi="Times New Roman" w:cs="Times New Roman"/>
            <w:sz w:val="27"/>
            <w:szCs w:val="27"/>
          </w:rPr>
          <w:t>well-</w:t>
        </w:r>
      </w:ins>
      <w:ins w:id="96" w:author="Graphics Baba" w:date="2025-06-01T00:42:00Z">
        <w:r w:rsidRPr="00C93C28">
          <w:rPr>
            <w:rFonts w:ascii="Times New Roman" w:eastAsia="Times New Roman" w:hAnsi="Times New Roman" w:cs="Times New Roman"/>
            <w:sz w:val="27"/>
            <w:szCs w:val="27"/>
          </w:rPr>
          <w:t>dressed to blend in, he would walk up to polished company</w:t>
        </w:r>
      </w:ins>
      <w:ins w:id="97" w:author="Graphics Baba" w:date="2025-06-01T00:43:00Z">
        <w:r w:rsidRPr="00C93C28">
          <w:rPr>
            <w:rFonts w:ascii="Times New Roman" w:eastAsia="Times New Roman" w:hAnsi="Times New Roman" w:cs="Times New Roman"/>
            <w:sz w:val="27"/>
            <w:szCs w:val="27"/>
          </w:rPr>
          <w:t xml:space="preserve"> executives</w:t>
        </w:r>
        <w:r w:rsidR="005B65E0" w:rsidRPr="00C93C28">
          <w:rPr>
            <w:rFonts w:ascii="Times New Roman" w:eastAsia="Times New Roman" w:hAnsi="Times New Roman" w:cs="Times New Roman"/>
            <w:sz w:val="27"/>
            <w:szCs w:val="27"/>
          </w:rPr>
          <w:t xml:space="preserve"> near the station and at </w:t>
        </w:r>
      </w:ins>
      <w:ins w:id="98" w:author="Graphics Baba" w:date="2025-06-01T00:48:00Z">
        <w:r w:rsidR="005B65E0" w:rsidRPr="00C93C28">
          <w:rPr>
            <w:rFonts w:ascii="Times New Roman" w:eastAsia="Times New Roman" w:hAnsi="Times New Roman" w:cs="Times New Roman"/>
            <w:sz w:val="27"/>
            <w:szCs w:val="27"/>
          </w:rPr>
          <w:t>knifepoint</w:t>
        </w:r>
      </w:ins>
      <w:ins w:id="99" w:author="Graphics Baba" w:date="2025-06-01T00:43:00Z">
        <w:r w:rsidR="005B65E0" w:rsidRPr="00C93C28">
          <w:rPr>
            <w:rFonts w:ascii="Times New Roman" w:eastAsia="Times New Roman" w:hAnsi="Times New Roman" w:cs="Times New Roman"/>
            <w:sz w:val="27"/>
            <w:szCs w:val="27"/>
          </w:rPr>
          <w:t xml:space="preserve"> take their bags, laptop, cheque book, phone and watch.</w:t>
        </w:r>
      </w:ins>
    </w:p>
    <w:p w:rsidR="00DD008C" w:rsidRDefault="00DD008C" w:rsidP="00FE7CA4">
      <w:pPr>
        <w:spacing w:after="0" w:line="360" w:lineRule="auto"/>
        <w:jc w:val="both"/>
        <w:textAlignment w:val="baseline"/>
        <w:rPr>
          <w:ins w:id="100" w:author="Graphics Baba" w:date="2025-06-01T01:32:00Z"/>
          <w:rFonts w:ascii="Times New Roman" w:eastAsia="Times New Roman" w:hAnsi="Times New Roman" w:cs="Times New Roman"/>
          <w:sz w:val="27"/>
          <w:szCs w:val="27"/>
        </w:rPr>
        <w:pPrChange w:id="101" w:author="Graphics Baba" w:date="2025-06-01T01:29:00Z">
          <w:pPr>
            <w:spacing w:after="0" w:line="276" w:lineRule="auto"/>
            <w:jc w:val="both"/>
            <w:textAlignment w:val="baseline"/>
          </w:pPr>
        </w:pPrChange>
      </w:pPr>
    </w:p>
    <w:p w:rsidR="0033384F" w:rsidRPr="00FE7CA4" w:rsidRDefault="005B65E0" w:rsidP="00FE7CA4">
      <w:pPr>
        <w:spacing w:after="0" w:line="360" w:lineRule="auto"/>
        <w:jc w:val="both"/>
        <w:textAlignment w:val="baseline"/>
        <w:rPr>
          <w:ins w:id="102" w:author="Graphics Baba" w:date="2025-06-01T01:15:00Z"/>
          <w:rFonts w:ascii="Times New Roman" w:eastAsia="Times New Roman" w:hAnsi="Times New Roman" w:cs="Times New Roman"/>
          <w:sz w:val="27"/>
          <w:szCs w:val="27"/>
          <w:rPrChange w:id="103" w:author="Graphics Baba" w:date="2025-06-01T01:29:00Z">
            <w:rPr>
              <w:ins w:id="104" w:author="Graphics Baba" w:date="2025-06-01T01:15:00Z"/>
              <w:rFonts w:ascii="Times New Roman" w:eastAsia="Times New Roman" w:hAnsi="Times New Roman" w:cs="Times New Roman"/>
              <w:sz w:val="27"/>
              <w:szCs w:val="27"/>
            </w:rPr>
          </w:rPrChange>
        </w:rPr>
        <w:pPrChange w:id="105" w:author="Graphics Baba" w:date="2025-06-01T01:29:00Z">
          <w:pPr>
            <w:spacing w:after="0" w:line="276" w:lineRule="auto"/>
            <w:jc w:val="both"/>
            <w:textAlignment w:val="baseline"/>
          </w:pPr>
        </w:pPrChange>
      </w:pPr>
      <w:ins w:id="106" w:author="Graphics Baba" w:date="2025-06-01T00:44:00Z">
        <w:r w:rsidRPr="00FE7CA4">
          <w:rPr>
            <w:rFonts w:ascii="Times New Roman" w:eastAsia="Times New Roman" w:hAnsi="Times New Roman" w:cs="Times New Roman"/>
            <w:sz w:val="27"/>
            <w:szCs w:val="27"/>
            <w:rPrChange w:id="107" w:author="Graphics Baba" w:date="2025-06-01T01:29:00Z">
              <w:rPr>
                <w:rFonts w:ascii="Times New Roman" w:eastAsia="Times New Roman" w:hAnsi="Times New Roman" w:cs="Times New Roman"/>
                <w:sz w:val="27"/>
                <w:szCs w:val="27"/>
              </w:rPr>
            </w:rPrChange>
          </w:rPr>
          <w:t>The force knew he was not enriching himself from the loot, rather selling it off and distributing the proceeds amongst his poorer neighbor</w:t>
        </w:r>
      </w:ins>
      <w:ins w:id="108" w:author="Graphics Baba" w:date="2025-06-01T00:46:00Z">
        <w:r w:rsidRPr="00FE7CA4">
          <w:rPr>
            <w:rFonts w:ascii="Times New Roman" w:eastAsia="Times New Roman" w:hAnsi="Times New Roman" w:cs="Times New Roman"/>
            <w:sz w:val="27"/>
            <w:szCs w:val="27"/>
            <w:rPrChange w:id="109" w:author="Graphics Baba" w:date="2025-06-01T01:29:00Z">
              <w:rPr>
                <w:rFonts w:ascii="Times New Roman" w:eastAsia="Times New Roman" w:hAnsi="Times New Roman" w:cs="Times New Roman"/>
                <w:sz w:val="27"/>
                <w:szCs w:val="27"/>
              </w:rPr>
            </w:rPrChange>
          </w:rPr>
          <w:t>’s. He lived alone.</w:t>
        </w:r>
      </w:ins>
    </w:p>
    <w:p w:rsidR="0094494C" w:rsidRPr="00FE7CA4" w:rsidRDefault="005B65E0" w:rsidP="00FE7CA4">
      <w:pPr>
        <w:spacing w:after="0" w:line="360" w:lineRule="auto"/>
        <w:jc w:val="both"/>
        <w:textAlignment w:val="baseline"/>
        <w:rPr>
          <w:ins w:id="110" w:author="Graphics Baba" w:date="2025-06-01T00:37:00Z"/>
          <w:rFonts w:ascii="Times New Roman" w:eastAsia="Times New Roman" w:hAnsi="Times New Roman" w:cs="Times New Roman"/>
          <w:sz w:val="27"/>
          <w:szCs w:val="27"/>
          <w:rPrChange w:id="111" w:author="Graphics Baba" w:date="2025-06-01T01:29:00Z">
            <w:rPr>
              <w:ins w:id="112" w:author="Graphics Baba" w:date="2025-06-01T00:37:00Z"/>
              <w:rFonts w:ascii="Times New Roman" w:eastAsia="Times New Roman" w:hAnsi="Times New Roman" w:cs="Times New Roman"/>
              <w:sz w:val="27"/>
              <w:szCs w:val="27"/>
            </w:rPr>
          </w:rPrChange>
        </w:rPr>
        <w:pPrChange w:id="113" w:author="Graphics Baba" w:date="2025-06-01T01:29:00Z">
          <w:pPr>
            <w:spacing w:after="0" w:line="276" w:lineRule="auto"/>
            <w:jc w:val="both"/>
            <w:textAlignment w:val="baseline"/>
          </w:pPr>
        </w:pPrChange>
      </w:pPr>
      <w:ins w:id="114" w:author="Graphics Baba" w:date="2025-06-01T00:46:00Z">
        <w:r w:rsidRPr="00FE7CA4">
          <w:rPr>
            <w:rFonts w:ascii="Times New Roman" w:eastAsia="Times New Roman" w:hAnsi="Times New Roman" w:cs="Times New Roman"/>
            <w:sz w:val="27"/>
            <w:szCs w:val="27"/>
            <w:rPrChange w:id="115" w:author="Graphics Baba" w:date="2025-06-01T01:29:00Z">
              <w:rPr>
                <w:rFonts w:ascii="Times New Roman" w:eastAsia="Times New Roman" w:hAnsi="Times New Roman" w:cs="Times New Roman"/>
                <w:sz w:val="27"/>
                <w:szCs w:val="27"/>
              </w:rPr>
            </w:rPrChange>
          </w:rPr>
          <w:t>The force filed a few reports, but nothing was big enough to warrant media attention in a country used to knife</w:t>
        </w:r>
      </w:ins>
      <w:ins w:id="116" w:author="Graphics Baba" w:date="2025-06-01T00:48:00Z">
        <w:r w:rsidRPr="00FE7CA4">
          <w:rPr>
            <w:rFonts w:ascii="Times New Roman" w:eastAsia="Times New Roman" w:hAnsi="Times New Roman" w:cs="Times New Roman"/>
            <w:sz w:val="27"/>
            <w:szCs w:val="27"/>
            <w:rPrChange w:id="117" w:author="Graphics Baba" w:date="2025-06-01T01:29:00Z">
              <w:rPr>
                <w:rFonts w:ascii="Times New Roman" w:eastAsia="Times New Roman" w:hAnsi="Times New Roman" w:cs="Times New Roman"/>
                <w:sz w:val="27"/>
                <w:szCs w:val="27"/>
              </w:rPr>
            </w:rPrChange>
          </w:rPr>
          <w:t xml:space="preserve"> crime and muggings. He only became a problem after he robbed the Smiths.</w:t>
        </w:r>
      </w:ins>
    </w:p>
    <w:p w:rsidR="001B4690" w:rsidRPr="00FE7CA4" w:rsidDel="005B65E0" w:rsidRDefault="001B4690" w:rsidP="00FE7CA4">
      <w:pPr>
        <w:spacing w:after="0" w:line="360" w:lineRule="auto"/>
        <w:jc w:val="both"/>
        <w:textAlignment w:val="baseline"/>
        <w:rPr>
          <w:del w:id="118" w:author="Graphics Baba" w:date="2025-06-01T00:49:00Z"/>
          <w:rFonts w:ascii="Times New Roman" w:hAnsi="Times New Roman" w:cs="Times New Roman"/>
          <w:color w:val="1D2730"/>
          <w:sz w:val="27"/>
          <w:szCs w:val="27"/>
          <w:shd w:val="clear" w:color="auto" w:fill="FFFFFF"/>
          <w:rPrChange w:id="119" w:author="Graphics Baba" w:date="2025-06-01T01:29:00Z">
            <w:rPr>
              <w:del w:id="120" w:author="Graphics Baba" w:date="2025-06-01T00:49:00Z"/>
              <w:color w:val="1D2730"/>
              <w:sz w:val="27"/>
              <w:szCs w:val="27"/>
              <w:shd w:val="clear" w:color="auto" w:fill="FFFFFF"/>
            </w:rPr>
          </w:rPrChange>
        </w:rPr>
        <w:pPrChange w:id="121" w:author="Graphics Baba" w:date="2025-06-01T01:29:00Z">
          <w:pPr>
            <w:spacing w:after="0" w:line="276" w:lineRule="auto"/>
            <w:jc w:val="both"/>
            <w:textAlignment w:val="baseline"/>
          </w:pPr>
        </w:pPrChange>
      </w:pPr>
    </w:p>
    <w:p w:rsidR="00A34485" w:rsidRDefault="00343BA0" w:rsidP="00FE7CA4">
      <w:pPr>
        <w:spacing w:after="0" w:line="360" w:lineRule="auto"/>
        <w:jc w:val="both"/>
        <w:textAlignment w:val="baseline"/>
        <w:rPr>
          <w:ins w:id="122" w:author="Graphics Baba" w:date="2025-06-01T01:46:00Z"/>
          <w:rFonts w:ascii="Times New Roman" w:eastAsia="Times New Roman" w:hAnsi="Times New Roman" w:cs="Times New Roman"/>
          <w:sz w:val="27"/>
          <w:szCs w:val="27"/>
        </w:rPr>
        <w:pPrChange w:id="123" w:author="Graphics Baba" w:date="2025-06-01T01:29:00Z">
          <w:pPr>
            <w:spacing w:after="0" w:line="276" w:lineRule="auto"/>
            <w:jc w:val="both"/>
            <w:textAlignment w:val="baseline"/>
          </w:pPr>
        </w:pPrChange>
      </w:pPr>
      <w:ins w:id="124" w:author="Graphics Baba" w:date="2025-06-01T00:50:00Z">
        <w:r w:rsidRPr="00FE7CA4">
          <w:rPr>
            <w:rFonts w:ascii="Times New Roman" w:eastAsia="Times New Roman" w:hAnsi="Times New Roman" w:cs="Times New Roman"/>
            <w:sz w:val="27"/>
            <w:szCs w:val="27"/>
            <w:rPrChange w:id="125" w:author="Graphics Baba" w:date="2025-06-01T01:29:00Z">
              <w:rPr>
                <w:rFonts w:ascii="Times New Roman" w:eastAsia="Times New Roman" w:hAnsi="Times New Roman" w:cs="Times New Roman"/>
                <w:sz w:val="27"/>
                <w:szCs w:val="27"/>
              </w:rPr>
            </w:rPrChange>
          </w:rPr>
          <w:t>Smith’s.</w:t>
        </w:r>
      </w:ins>
    </w:p>
    <w:p w:rsidR="00601050" w:rsidRDefault="00601050" w:rsidP="00FE7CA4">
      <w:pPr>
        <w:spacing w:after="0" w:line="360" w:lineRule="auto"/>
        <w:jc w:val="both"/>
        <w:textAlignment w:val="baseline"/>
        <w:rPr>
          <w:ins w:id="126" w:author="Graphics Baba" w:date="2025-06-01T01:46:00Z"/>
          <w:rFonts w:ascii="Times New Roman" w:eastAsia="Times New Roman" w:hAnsi="Times New Roman" w:cs="Times New Roman"/>
          <w:sz w:val="27"/>
          <w:szCs w:val="27"/>
        </w:rPr>
        <w:pPrChange w:id="127" w:author="Graphics Baba" w:date="2025-06-01T01:29:00Z">
          <w:pPr>
            <w:spacing w:after="0" w:line="276" w:lineRule="auto"/>
            <w:jc w:val="both"/>
            <w:textAlignment w:val="baseline"/>
          </w:pPr>
        </w:pPrChange>
      </w:pPr>
    </w:p>
    <w:p w:rsidR="00601050" w:rsidRDefault="00601050" w:rsidP="00FE7CA4">
      <w:pPr>
        <w:spacing w:after="0" w:line="360" w:lineRule="auto"/>
        <w:jc w:val="both"/>
        <w:textAlignment w:val="baseline"/>
        <w:rPr>
          <w:ins w:id="128" w:author="Graphics Baba" w:date="2025-06-01T01:46:00Z"/>
          <w:rFonts w:ascii="Times New Roman" w:eastAsia="Times New Roman" w:hAnsi="Times New Roman" w:cs="Times New Roman"/>
          <w:sz w:val="27"/>
          <w:szCs w:val="27"/>
        </w:rPr>
        <w:pPrChange w:id="129" w:author="Graphics Baba" w:date="2025-06-01T01:29:00Z">
          <w:pPr>
            <w:spacing w:after="0" w:line="276" w:lineRule="auto"/>
            <w:jc w:val="both"/>
            <w:textAlignment w:val="baseline"/>
          </w:pPr>
        </w:pPrChange>
      </w:pPr>
    </w:p>
    <w:p w:rsidR="00601050" w:rsidRDefault="00601050" w:rsidP="00FE7CA4">
      <w:pPr>
        <w:spacing w:after="0" w:line="360" w:lineRule="auto"/>
        <w:jc w:val="both"/>
        <w:textAlignment w:val="baseline"/>
        <w:rPr>
          <w:ins w:id="130" w:author="Graphics Baba" w:date="2025-06-01T01:46:00Z"/>
          <w:rFonts w:ascii="Times New Roman" w:eastAsia="Times New Roman" w:hAnsi="Times New Roman" w:cs="Times New Roman"/>
          <w:sz w:val="27"/>
          <w:szCs w:val="27"/>
        </w:rPr>
        <w:pPrChange w:id="131" w:author="Graphics Baba" w:date="2025-06-01T01:29:00Z">
          <w:pPr>
            <w:spacing w:after="0" w:line="276" w:lineRule="auto"/>
            <w:jc w:val="both"/>
            <w:textAlignment w:val="baseline"/>
          </w:pPr>
        </w:pPrChange>
      </w:pPr>
    </w:p>
    <w:p w:rsidR="00601050" w:rsidRDefault="00601050" w:rsidP="00FE7CA4">
      <w:pPr>
        <w:spacing w:after="0" w:line="360" w:lineRule="auto"/>
        <w:jc w:val="both"/>
        <w:textAlignment w:val="baseline"/>
        <w:rPr>
          <w:ins w:id="132" w:author="Graphics Baba" w:date="2025-06-01T01:46:00Z"/>
          <w:rFonts w:ascii="Times New Roman" w:eastAsia="Times New Roman" w:hAnsi="Times New Roman" w:cs="Times New Roman"/>
          <w:sz w:val="27"/>
          <w:szCs w:val="27"/>
        </w:rPr>
        <w:pPrChange w:id="133" w:author="Graphics Baba" w:date="2025-06-01T01:29:00Z">
          <w:pPr>
            <w:spacing w:after="0" w:line="276" w:lineRule="auto"/>
            <w:jc w:val="both"/>
            <w:textAlignment w:val="baseline"/>
          </w:pPr>
        </w:pPrChange>
      </w:pPr>
    </w:p>
    <w:p w:rsidR="00601050" w:rsidRDefault="00601050" w:rsidP="00FE7CA4">
      <w:pPr>
        <w:spacing w:after="0" w:line="360" w:lineRule="auto"/>
        <w:jc w:val="both"/>
        <w:textAlignment w:val="baseline"/>
        <w:rPr>
          <w:ins w:id="134" w:author="Graphics Baba" w:date="2025-06-01T01:46:00Z"/>
          <w:rFonts w:ascii="Times New Roman" w:eastAsia="Times New Roman" w:hAnsi="Times New Roman" w:cs="Times New Roman"/>
          <w:sz w:val="27"/>
          <w:szCs w:val="27"/>
        </w:rPr>
        <w:pPrChange w:id="135" w:author="Graphics Baba" w:date="2025-06-01T01:29:00Z">
          <w:pPr>
            <w:spacing w:after="0" w:line="276" w:lineRule="auto"/>
            <w:jc w:val="both"/>
            <w:textAlignment w:val="baseline"/>
          </w:pPr>
        </w:pPrChange>
      </w:pPr>
    </w:p>
    <w:p w:rsidR="00601050" w:rsidRPr="00FE7CA4" w:rsidRDefault="00601050" w:rsidP="00FE7CA4">
      <w:pPr>
        <w:spacing w:after="0" w:line="360" w:lineRule="auto"/>
        <w:jc w:val="both"/>
        <w:textAlignment w:val="baseline"/>
        <w:rPr>
          <w:ins w:id="136" w:author="Graphics Baba" w:date="2025-06-01T01:04:00Z"/>
          <w:rFonts w:ascii="Times New Roman" w:eastAsia="Times New Roman" w:hAnsi="Times New Roman" w:cs="Times New Roman"/>
          <w:sz w:val="27"/>
          <w:szCs w:val="27"/>
          <w:rPrChange w:id="137" w:author="Graphics Baba" w:date="2025-06-01T01:29:00Z">
            <w:rPr>
              <w:ins w:id="138" w:author="Graphics Baba" w:date="2025-06-01T01:04:00Z"/>
              <w:rFonts w:ascii="Times New Roman" w:hAnsi="Times New Roman" w:cs="Times New Roman"/>
              <w:sz w:val="27"/>
              <w:szCs w:val="27"/>
            </w:rPr>
          </w:rPrChange>
        </w:rPr>
        <w:pPrChange w:id="139" w:author="Graphics Baba" w:date="2025-06-01T01:29:00Z">
          <w:pPr>
            <w:spacing w:after="0" w:line="276" w:lineRule="auto"/>
            <w:jc w:val="both"/>
            <w:textAlignment w:val="baseline"/>
          </w:pPr>
        </w:pPrChange>
      </w:pPr>
      <w:bookmarkStart w:id="140" w:name="_GoBack"/>
      <w:bookmarkEnd w:id="140"/>
    </w:p>
    <w:p w:rsidR="000247E9" w:rsidRDefault="00343BA0" w:rsidP="00FE7CA4">
      <w:pPr>
        <w:spacing w:line="360" w:lineRule="auto"/>
        <w:jc w:val="both"/>
        <w:rPr>
          <w:ins w:id="141" w:author="Graphics Baba" w:date="2025-06-01T02:04:00Z"/>
          <w:rFonts w:ascii="Times New Roman" w:hAnsi="Times New Roman" w:cs="Times New Roman"/>
          <w:sz w:val="27"/>
          <w:szCs w:val="27"/>
        </w:rPr>
        <w:pPrChange w:id="142" w:author="Graphics Baba" w:date="2025-06-01T01:29:00Z">
          <w:pPr>
            <w:spacing w:after="0" w:line="276" w:lineRule="auto"/>
            <w:jc w:val="both"/>
            <w:textAlignment w:val="baseline"/>
          </w:pPr>
        </w:pPrChange>
      </w:pPr>
      <w:ins w:id="143" w:author="Graphics Baba" w:date="2025-06-01T00:51:00Z">
        <w:r w:rsidRPr="00FE7CA4">
          <w:rPr>
            <w:rFonts w:ascii="Times New Roman" w:hAnsi="Times New Roman" w:cs="Times New Roman"/>
            <w:sz w:val="27"/>
            <w:szCs w:val="27"/>
            <w:rPrChange w:id="144" w:author="Graphics Baba" w:date="2025-06-01T01:29:00Z">
              <w:rPr>
                <w:color w:val="1D2730"/>
                <w:sz w:val="27"/>
                <w:szCs w:val="27"/>
                <w:shd w:val="clear" w:color="auto" w:fill="FFFFFF"/>
              </w:rPr>
            </w:rPrChange>
          </w:rPr>
          <w:t>The Smiths dealt in gold. Robin Hood burgled their house on a Saturday night while the Smiths were at the Theatre. He hacked into the security system, entered the safe room, unlocked the safe using his trained hands, and emptied its contents that included two hundred gold coins. Robin Hood took the gold to one of the arcades, called Friar’s Tuck. At Friar’s Tuck, it was sold off to a buyer from an oil-rich Khanate in Central Asia, and the cash distributed to the neighbor’s.</w:t>
        </w:r>
      </w:ins>
    </w:p>
    <w:p w:rsidR="000247E9" w:rsidRDefault="000247E9" w:rsidP="00FE7CA4">
      <w:pPr>
        <w:spacing w:line="360" w:lineRule="auto"/>
        <w:jc w:val="both"/>
        <w:rPr>
          <w:ins w:id="145" w:author="Graphics Baba" w:date="2025-06-01T02:04:00Z"/>
          <w:rFonts w:ascii="Times New Roman" w:hAnsi="Times New Roman" w:cs="Times New Roman"/>
          <w:sz w:val="27"/>
          <w:szCs w:val="27"/>
        </w:rPr>
        <w:pPrChange w:id="146" w:author="Graphics Baba" w:date="2025-06-01T01:29:00Z">
          <w:pPr>
            <w:spacing w:after="0" w:line="276" w:lineRule="auto"/>
            <w:jc w:val="both"/>
            <w:textAlignment w:val="baseline"/>
          </w:pPr>
        </w:pPrChange>
      </w:pPr>
    </w:p>
    <w:p w:rsidR="000247E9" w:rsidRDefault="000247E9" w:rsidP="00FE7CA4">
      <w:pPr>
        <w:spacing w:line="360" w:lineRule="auto"/>
        <w:jc w:val="both"/>
        <w:rPr>
          <w:ins w:id="147" w:author="Graphics Baba" w:date="2025-06-01T02:04:00Z"/>
          <w:rFonts w:ascii="Times New Roman" w:hAnsi="Times New Roman" w:cs="Times New Roman"/>
          <w:sz w:val="27"/>
          <w:szCs w:val="27"/>
        </w:rPr>
        <w:pPrChange w:id="148" w:author="Graphics Baba" w:date="2025-06-01T01:29:00Z">
          <w:pPr>
            <w:spacing w:after="0" w:line="276" w:lineRule="auto"/>
            <w:jc w:val="both"/>
            <w:textAlignment w:val="baseline"/>
          </w:pPr>
        </w:pPrChange>
      </w:pPr>
      <w:ins w:id="149" w:author="Graphics Baba" w:date="2025-06-01T02:04:00Z">
        <w:r>
          <w:rPr>
            <w:rFonts w:ascii="Times New Roman" w:hAnsi="Times New Roman" w:cs="Times New Roman"/>
            <w:noProof/>
            <w:sz w:val="27"/>
            <w:szCs w:val="27"/>
          </w:rPr>
          <w:drawing>
            <wp:inline distT="0" distB="0" distL="0" distR="0">
              <wp:extent cx="5943600" cy="4314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ld-coin-modified.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inline>
          </w:drawing>
        </w:r>
      </w:ins>
    </w:p>
    <w:p w:rsidR="000247E9" w:rsidRDefault="000247E9" w:rsidP="00FE7CA4">
      <w:pPr>
        <w:spacing w:line="360" w:lineRule="auto"/>
        <w:jc w:val="both"/>
        <w:rPr>
          <w:ins w:id="150" w:author="Graphics Baba" w:date="2025-06-01T02:04:00Z"/>
          <w:rFonts w:ascii="Times New Roman" w:hAnsi="Times New Roman" w:cs="Times New Roman"/>
          <w:sz w:val="27"/>
          <w:szCs w:val="27"/>
        </w:rPr>
        <w:pPrChange w:id="151" w:author="Graphics Baba" w:date="2025-06-01T01:29:00Z">
          <w:pPr>
            <w:spacing w:after="0" w:line="276" w:lineRule="auto"/>
            <w:jc w:val="both"/>
            <w:textAlignment w:val="baseline"/>
          </w:pPr>
        </w:pPrChange>
      </w:pPr>
    </w:p>
    <w:p w:rsidR="00343969" w:rsidRPr="00FE7CA4" w:rsidRDefault="00343BA0" w:rsidP="00FE7CA4">
      <w:pPr>
        <w:spacing w:line="360" w:lineRule="auto"/>
        <w:jc w:val="both"/>
        <w:rPr>
          <w:ins w:id="152" w:author="Graphics Baba" w:date="2025-06-01T00:55:00Z"/>
          <w:rFonts w:ascii="Times New Roman" w:hAnsi="Times New Roman" w:cs="Times New Roman"/>
          <w:sz w:val="27"/>
          <w:szCs w:val="27"/>
          <w:rPrChange w:id="153" w:author="Graphics Baba" w:date="2025-06-01T01:29:00Z">
            <w:rPr>
              <w:ins w:id="154" w:author="Graphics Baba" w:date="2025-06-01T00:55:00Z"/>
              <w:rFonts w:ascii="Times New Roman" w:hAnsi="Times New Roman" w:cs="Times New Roman"/>
              <w:sz w:val="27"/>
              <w:szCs w:val="27"/>
            </w:rPr>
          </w:rPrChange>
        </w:rPr>
        <w:pPrChange w:id="155" w:author="Graphics Baba" w:date="2025-06-01T01:29:00Z">
          <w:pPr>
            <w:spacing w:after="0" w:line="276" w:lineRule="auto"/>
            <w:jc w:val="both"/>
            <w:textAlignment w:val="baseline"/>
          </w:pPr>
        </w:pPrChange>
      </w:pPr>
      <w:ins w:id="156" w:author="Graphics Baba" w:date="2025-06-01T00:51:00Z">
        <w:r w:rsidRPr="00FE7CA4">
          <w:rPr>
            <w:rFonts w:ascii="Times New Roman" w:hAnsi="Times New Roman" w:cs="Times New Roman"/>
            <w:sz w:val="27"/>
            <w:szCs w:val="27"/>
            <w:rPrChange w:id="157" w:author="Graphics Baba" w:date="2025-06-01T01:29:00Z">
              <w:rPr>
                <w:color w:val="1D2730"/>
                <w:sz w:val="27"/>
                <w:szCs w:val="27"/>
                <w:shd w:val="clear" w:color="auto" w:fill="FFFFFF"/>
              </w:rPr>
            </w:rPrChange>
          </w:rPr>
          <w:lastRenderedPageBreak/>
          <w:t xml:space="preserve"> </w:t>
        </w:r>
      </w:ins>
    </w:p>
    <w:p w:rsidR="000247E9" w:rsidRDefault="000247E9" w:rsidP="00FE7CA4">
      <w:pPr>
        <w:spacing w:line="360" w:lineRule="auto"/>
        <w:jc w:val="both"/>
        <w:rPr>
          <w:ins w:id="158" w:author="Graphics Baba" w:date="2025-06-01T02:05:00Z"/>
          <w:rFonts w:ascii="Times New Roman" w:hAnsi="Times New Roman" w:cs="Times New Roman"/>
          <w:sz w:val="27"/>
          <w:szCs w:val="27"/>
        </w:rPr>
        <w:pPrChange w:id="159" w:author="Graphics Baba" w:date="2025-06-01T01:29:00Z">
          <w:pPr>
            <w:spacing w:after="0" w:line="276" w:lineRule="auto"/>
            <w:jc w:val="both"/>
            <w:textAlignment w:val="baseline"/>
          </w:pPr>
        </w:pPrChange>
      </w:pPr>
    </w:p>
    <w:p w:rsidR="000247E9" w:rsidRDefault="000247E9" w:rsidP="00FE7CA4">
      <w:pPr>
        <w:spacing w:line="360" w:lineRule="auto"/>
        <w:jc w:val="both"/>
        <w:rPr>
          <w:ins w:id="160" w:author="Graphics Baba" w:date="2025-06-01T02:05:00Z"/>
          <w:rFonts w:ascii="Times New Roman" w:hAnsi="Times New Roman" w:cs="Times New Roman"/>
          <w:sz w:val="27"/>
          <w:szCs w:val="27"/>
        </w:rPr>
        <w:pPrChange w:id="161" w:author="Graphics Baba" w:date="2025-06-01T01:29:00Z">
          <w:pPr>
            <w:spacing w:after="0" w:line="276" w:lineRule="auto"/>
            <w:jc w:val="both"/>
            <w:textAlignment w:val="baseline"/>
          </w:pPr>
        </w:pPrChange>
      </w:pPr>
    </w:p>
    <w:p w:rsidR="000247E9" w:rsidRDefault="000247E9" w:rsidP="00FE7CA4">
      <w:pPr>
        <w:spacing w:line="360" w:lineRule="auto"/>
        <w:jc w:val="both"/>
        <w:rPr>
          <w:ins w:id="162" w:author="Graphics Baba" w:date="2025-06-01T02:05:00Z"/>
          <w:rFonts w:ascii="Times New Roman" w:hAnsi="Times New Roman" w:cs="Times New Roman"/>
          <w:sz w:val="27"/>
          <w:szCs w:val="27"/>
        </w:rPr>
        <w:pPrChange w:id="163" w:author="Graphics Baba" w:date="2025-06-01T01:29:00Z">
          <w:pPr>
            <w:spacing w:after="0" w:line="276" w:lineRule="auto"/>
            <w:jc w:val="both"/>
            <w:textAlignment w:val="baseline"/>
          </w:pPr>
        </w:pPrChange>
      </w:pPr>
    </w:p>
    <w:p w:rsidR="00343969" w:rsidRPr="00FE7CA4" w:rsidRDefault="00343BA0" w:rsidP="00FE7CA4">
      <w:pPr>
        <w:spacing w:line="360" w:lineRule="auto"/>
        <w:jc w:val="both"/>
        <w:rPr>
          <w:ins w:id="164" w:author="Graphics Baba" w:date="2025-06-01T00:56:00Z"/>
          <w:rFonts w:ascii="Times New Roman" w:hAnsi="Times New Roman" w:cs="Times New Roman"/>
          <w:sz w:val="27"/>
          <w:szCs w:val="27"/>
          <w:rPrChange w:id="165" w:author="Graphics Baba" w:date="2025-06-01T01:29:00Z">
            <w:rPr>
              <w:ins w:id="166" w:author="Graphics Baba" w:date="2025-06-01T00:56:00Z"/>
              <w:rFonts w:ascii="Times New Roman" w:hAnsi="Times New Roman" w:cs="Times New Roman"/>
              <w:sz w:val="27"/>
              <w:szCs w:val="27"/>
            </w:rPr>
          </w:rPrChange>
        </w:rPr>
        <w:pPrChange w:id="167" w:author="Graphics Baba" w:date="2025-06-01T01:29:00Z">
          <w:pPr>
            <w:spacing w:after="0" w:line="276" w:lineRule="auto"/>
            <w:jc w:val="both"/>
            <w:textAlignment w:val="baseline"/>
          </w:pPr>
        </w:pPrChange>
      </w:pPr>
      <w:ins w:id="168" w:author="Graphics Baba" w:date="2025-06-01T00:51:00Z">
        <w:r w:rsidRPr="00FE7CA4">
          <w:rPr>
            <w:rFonts w:ascii="Times New Roman" w:hAnsi="Times New Roman" w:cs="Times New Roman"/>
            <w:sz w:val="27"/>
            <w:szCs w:val="27"/>
            <w:rPrChange w:id="169" w:author="Graphics Baba" w:date="2025-06-01T01:29:00Z">
              <w:rPr>
                <w:color w:val="1D2730"/>
                <w:sz w:val="27"/>
                <w:szCs w:val="27"/>
                <w:shd w:val="clear" w:color="auto" w:fill="FFFFFF"/>
              </w:rPr>
            </w:rPrChange>
          </w:rPr>
          <w:t>He had devised a system to determine who deserved how much. The Smiths were as connected as they come, and after my previous boss fielded calls from concerned individuals from the Capital, a raid was arranged to arrest him. No one in the force expected to see what happened that night.</w:t>
        </w:r>
      </w:ins>
    </w:p>
    <w:p w:rsidR="00343969" w:rsidRPr="00FE7CA4" w:rsidRDefault="00343969" w:rsidP="00FE7CA4">
      <w:pPr>
        <w:spacing w:line="360" w:lineRule="auto"/>
        <w:jc w:val="both"/>
        <w:rPr>
          <w:ins w:id="170" w:author="Graphics Baba" w:date="2025-06-01T00:54:00Z"/>
          <w:rFonts w:ascii="Times New Roman" w:hAnsi="Times New Roman" w:cs="Times New Roman"/>
          <w:sz w:val="27"/>
          <w:szCs w:val="27"/>
          <w:rPrChange w:id="171" w:author="Graphics Baba" w:date="2025-06-01T01:29:00Z">
            <w:rPr>
              <w:ins w:id="172" w:author="Graphics Baba" w:date="2025-06-01T00:54:00Z"/>
              <w:rFonts w:ascii="Times New Roman" w:hAnsi="Times New Roman" w:cs="Times New Roman"/>
              <w:color w:val="1D2730"/>
              <w:sz w:val="27"/>
              <w:szCs w:val="27"/>
              <w:shd w:val="clear" w:color="auto" w:fill="FFFFFF"/>
            </w:rPr>
          </w:rPrChange>
        </w:rPr>
        <w:pPrChange w:id="173" w:author="Graphics Baba" w:date="2025-06-01T01:29:00Z">
          <w:pPr>
            <w:spacing w:after="0" w:line="276" w:lineRule="auto"/>
            <w:jc w:val="both"/>
            <w:textAlignment w:val="baseline"/>
          </w:pPr>
        </w:pPrChange>
      </w:pPr>
      <w:ins w:id="174" w:author="Graphics Baba" w:date="2025-06-01T00:54:00Z">
        <w:r w:rsidRPr="00FE7CA4">
          <w:rPr>
            <w:rFonts w:ascii="Times New Roman" w:hAnsi="Times New Roman" w:cs="Times New Roman"/>
            <w:color w:val="1D2730"/>
            <w:sz w:val="27"/>
            <w:szCs w:val="27"/>
            <w:shd w:val="clear" w:color="auto" w:fill="FFFFFF"/>
            <w:rPrChange w:id="175" w:author="Graphics Baba" w:date="2025-06-01T01:29:00Z">
              <w:rPr>
                <w:color w:val="1D2730"/>
                <w:sz w:val="27"/>
                <w:szCs w:val="27"/>
                <w:shd w:val="clear" w:color="auto" w:fill="FFFFFF"/>
              </w:rPr>
            </w:rPrChange>
          </w:rPr>
          <w:t>As the arresting officers entered the building, a few youths torched their police vehicles, instantly blocking the exits with the burning car carcasses. The police called for backup, but when backup came, it was treated to a hail of exploding fireworks and stones.</w:t>
        </w:r>
      </w:ins>
    </w:p>
    <w:p w:rsidR="00343969" w:rsidRPr="00FE7CA4" w:rsidRDefault="00343969" w:rsidP="00FE7CA4">
      <w:pPr>
        <w:spacing w:line="360" w:lineRule="auto"/>
        <w:jc w:val="both"/>
        <w:rPr>
          <w:ins w:id="176" w:author="Graphics Baba" w:date="2025-06-01T00:55:00Z"/>
          <w:rFonts w:ascii="Times New Roman" w:hAnsi="Times New Roman" w:cs="Times New Roman"/>
          <w:color w:val="1D2730"/>
          <w:sz w:val="27"/>
          <w:szCs w:val="27"/>
          <w:shd w:val="clear" w:color="auto" w:fill="FFFFFF"/>
          <w:rPrChange w:id="177" w:author="Graphics Baba" w:date="2025-06-01T01:29:00Z">
            <w:rPr>
              <w:ins w:id="178" w:author="Graphics Baba" w:date="2025-06-01T00:55:00Z"/>
              <w:rFonts w:ascii="Times New Roman" w:hAnsi="Times New Roman" w:cs="Times New Roman"/>
              <w:color w:val="1D2730"/>
              <w:sz w:val="27"/>
              <w:szCs w:val="27"/>
              <w:shd w:val="clear" w:color="auto" w:fill="FFFFFF"/>
            </w:rPr>
          </w:rPrChange>
        </w:rPr>
        <w:pPrChange w:id="179" w:author="Graphics Baba" w:date="2025-06-01T01:29:00Z">
          <w:pPr>
            <w:spacing w:after="0" w:line="276" w:lineRule="auto"/>
            <w:jc w:val="both"/>
            <w:textAlignment w:val="baseline"/>
          </w:pPr>
        </w:pPrChange>
      </w:pPr>
      <w:ins w:id="180" w:author="Graphics Baba" w:date="2025-06-01T00:54:00Z">
        <w:r w:rsidRPr="00FE7CA4">
          <w:rPr>
            <w:rFonts w:ascii="Times New Roman" w:hAnsi="Times New Roman" w:cs="Times New Roman"/>
            <w:color w:val="1D2730"/>
            <w:sz w:val="27"/>
            <w:szCs w:val="27"/>
            <w:shd w:val="clear" w:color="auto" w:fill="FFFFFF"/>
            <w:rPrChange w:id="181" w:author="Graphics Baba" w:date="2025-06-01T01:29:00Z">
              <w:rPr>
                <w:color w:val="1D2730"/>
                <w:sz w:val="27"/>
                <w:szCs w:val="27"/>
                <w:shd w:val="clear" w:color="auto" w:fill="FFFFFF"/>
              </w:rPr>
            </w:rPrChange>
          </w:rPr>
          <w:t>The police retreated with some officers sustaining minor injuries.</w:t>
        </w:r>
      </w:ins>
    </w:p>
    <w:p w:rsidR="00601050" w:rsidRPr="000247E9" w:rsidRDefault="00343969" w:rsidP="000247E9">
      <w:pPr>
        <w:spacing w:line="360" w:lineRule="auto"/>
        <w:jc w:val="both"/>
        <w:rPr>
          <w:ins w:id="182" w:author="Graphics Baba" w:date="2025-06-01T01:46:00Z"/>
          <w:rFonts w:ascii="Times New Roman" w:hAnsi="Times New Roman" w:cs="Times New Roman"/>
          <w:color w:val="1D2730"/>
          <w:sz w:val="27"/>
          <w:szCs w:val="27"/>
          <w:shd w:val="clear" w:color="auto" w:fill="FFFFFF"/>
          <w:rPrChange w:id="183" w:author="Graphics Baba" w:date="2025-06-01T02:05:00Z">
            <w:rPr>
              <w:ins w:id="184" w:author="Graphics Baba" w:date="2025-06-01T01:46:00Z"/>
              <w:color w:val="1D2730"/>
              <w:sz w:val="27"/>
              <w:szCs w:val="27"/>
              <w:shd w:val="clear" w:color="auto" w:fill="FFFFFF"/>
            </w:rPr>
          </w:rPrChange>
        </w:rPr>
        <w:pPrChange w:id="185" w:author="Graphics Baba" w:date="2025-06-01T02:05:00Z">
          <w:pPr>
            <w:spacing w:after="0" w:line="276" w:lineRule="auto"/>
            <w:jc w:val="both"/>
            <w:textAlignment w:val="baseline"/>
          </w:pPr>
        </w:pPrChange>
      </w:pPr>
      <w:ins w:id="186" w:author="Graphics Baba" w:date="2025-06-01T00:54:00Z">
        <w:r w:rsidRPr="00FE7CA4">
          <w:rPr>
            <w:rFonts w:ascii="Times New Roman" w:hAnsi="Times New Roman" w:cs="Times New Roman"/>
            <w:color w:val="1D2730"/>
            <w:sz w:val="27"/>
            <w:szCs w:val="27"/>
            <w:shd w:val="clear" w:color="auto" w:fill="FFFFFF"/>
            <w:rPrChange w:id="187" w:author="Graphics Baba" w:date="2025-06-01T01:29:00Z">
              <w:rPr>
                <w:color w:val="1D2730"/>
                <w:sz w:val="27"/>
                <w:szCs w:val="27"/>
                <w:shd w:val="clear" w:color="auto" w:fill="FFFFFF"/>
              </w:rPr>
            </w:rPrChange>
          </w:rPr>
          <w:t>The embarrassment made national news and heads rolled. My head was thrust into the mess</w:t>
        </w:r>
        <w:r w:rsidR="00656135" w:rsidRPr="00FE7CA4">
          <w:rPr>
            <w:rFonts w:ascii="Times New Roman" w:hAnsi="Times New Roman" w:cs="Times New Roman"/>
            <w:color w:val="1D2730"/>
            <w:sz w:val="27"/>
            <w:szCs w:val="27"/>
            <w:shd w:val="clear" w:color="auto" w:fill="FFFFFF"/>
            <w:rPrChange w:id="188" w:author="Graphics Baba" w:date="2025-06-01T01:29:00Z">
              <w:rPr>
                <w:rFonts w:ascii="Times New Roman" w:hAnsi="Times New Roman" w:cs="Times New Roman"/>
                <w:color w:val="1D2730"/>
                <w:sz w:val="27"/>
                <w:szCs w:val="27"/>
                <w:shd w:val="clear" w:color="auto" w:fill="FFFFFF"/>
              </w:rPr>
            </w:rPrChange>
          </w:rPr>
          <w:t>.</w:t>
        </w:r>
      </w:ins>
    </w:p>
    <w:p w:rsidR="00601050" w:rsidRDefault="00601050" w:rsidP="0033384F">
      <w:pPr>
        <w:spacing w:line="360" w:lineRule="auto"/>
        <w:jc w:val="center"/>
        <w:rPr>
          <w:ins w:id="189" w:author="Graphics Baba" w:date="2025-06-01T01:46:00Z"/>
          <w:color w:val="1D2730"/>
          <w:sz w:val="27"/>
          <w:szCs w:val="27"/>
          <w:shd w:val="clear" w:color="auto" w:fill="FFFFFF"/>
        </w:rPr>
        <w:pPrChange w:id="190" w:author="Graphics Baba" w:date="2025-06-01T01:25:00Z">
          <w:pPr>
            <w:spacing w:after="0" w:line="276" w:lineRule="auto"/>
            <w:jc w:val="both"/>
            <w:textAlignment w:val="baseline"/>
          </w:pPr>
        </w:pPrChange>
      </w:pPr>
    </w:p>
    <w:p w:rsidR="00656135" w:rsidRDefault="00656135" w:rsidP="0033384F">
      <w:pPr>
        <w:spacing w:line="360" w:lineRule="auto"/>
        <w:jc w:val="center"/>
        <w:rPr>
          <w:ins w:id="191" w:author="Graphics Baba" w:date="2025-06-01T01:27:00Z"/>
          <w:color w:val="1D2730"/>
          <w:sz w:val="27"/>
          <w:szCs w:val="27"/>
          <w:shd w:val="clear" w:color="auto" w:fill="FFFFFF"/>
        </w:rPr>
        <w:pPrChange w:id="192" w:author="Graphics Baba" w:date="2025-06-01T01:25:00Z">
          <w:pPr>
            <w:spacing w:after="0" w:line="276" w:lineRule="auto"/>
            <w:jc w:val="both"/>
            <w:textAlignment w:val="baseline"/>
          </w:pPr>
        </w:pPrChange>
      </w:pPr>
      <w:ins w:id="193" w:author="Graphics Baba" w:date="2025-06-01T01:05:00Z">
        <w:r w:rsidRPr="00C93C28">
          <w:rPr>
            <w:color w:val="1D2730"/>
            <w:sz w:val="27"/>
            <w:szCs w:val="27"/>
            <w:shd w:val="clear" w:color="auto" w:fill="FFFFFF"/>
          </w:rPr>
          <w:t>IV</w:t>
        </w:r>
      </w:ins>
    </w:p>
    <w:p w:rsidR="00B1490E" w:rsidRDefault="00B1490E" w:rsidP="0033384F">
      <w:pPr>
        <w:spacing w:after="0" w:line="360" w:lineRule="auto"/>
        <w:jc w:val="both"/>
        <w:textAlignment w:val="baseline"/>
        <w:rPr>
          <w:ins w:id="194" w:author="Graphics Baba" w:date="2025-06-01T01:19:00Z"/>
          <w:rFonts w:ascii="Times New Roman" w:eastAsia="Times New Roman" w:hAnsi="Times New Roman" w:cs="Times New Roman"/>
          <w:sz w:val="27"/>
          <w:szCs w:val="27"/>
        </w:rPr>
        <w:pPrChange w:id="195" w:author="Graphics Baba" w:date="2025-06-01T01:25:00Z">
          <w:pPr>
            <w:spacing w:after="0" w:line="240" w:lineRule="auto"/>
            <w:textAlignment w:val="baseline"/>
          </w:pPr>
        </w:pPrChange>
      </w:pPr>
    </w:p>
    <w:p w:rsidR="00656135" w:rsidRPr="00C93C28" w:rsidRDefault="00656135" w:rsidP="0033384F">
      <w:pPr>
        <w:spacing w:after="0" w:line="360" w:lineRule="auto"/>
        <w:jc w:val="both"/>
        <w:textAlignment w:val="baseline"/>
        <w:rPr>
          <w:ins w:id="196" w:author="Graphics Baba" w:date="2025-06-01T01:10:00Z"/>
          <w:rFonts w:ascii="Times New Roman" w:eastAsia="Times New Roman" w:hAnsi="Times New Roman" w:cs="Times New Roman"/>
          <w:sz w:val="27"/>
          <w:szCs w:val="27"/>
        </w:rPr>
        <w:pPrChange w:id="197" w:author="Graphics Baba" w:date="2025-06-01T01:25:00Z">
          <w:pPr>
            <w:spacing w:after="0" w:line="240" w:lineRule="auto"/>
            <w:textAlignment w:val="baseline"/>
          </w:pPr>
        </w:pPrChange>
      </w:pPr>
      <w:ins w:id="198" w:author="Graphics Baba" w:date="2025-06-01T01:10:00Z">
        <w:r w:rsidRPr="00C93C28">
          <w:rPr>
            <w:rFonts w:ascii="Times New Roman" w:eastAsia="Times New Roman" w:hAnsi="Times New Roman" w:cs="Times New Roman"/>
            <w:sz w:val="27"/>
            <w:szCs w:val="27"/>
          </w:rPr>
          <w:t>Early on during my service I learnt one thing about crime. A crime is a crime. You could be racially endowed with less melanin and smart and intelligent, but if you shoot an insurance executive on a street in a big city and run off with an easily identifiable backpack, the force will catch you.</w:t>
        </w:r>
      </w:ins>
    </w:p>
    <w:p w:rsidR="00656135" w:rsidRPr="00C93C28" w:rsidRDefault="00656135" w:rsidP="0033384F">
      <w:pPr>
        <w:spacing w:after="0" w:line="360" w:lineRule="auto"/>
        <w:jc w:val="both"/>
        <w:textAlignment w:val="baseline"/>
        <w:rPr>
          <w:ins w:id="199" w:author="Graphics Baba" w:date="2025-06-01T01:10:00Z"/>
          <w:rFonts w:ascii="Times New Roman" w:eastAsia="Times New Roman" w:hAnsi="Times New Roman" w:cs="Times New Roman"/>
          <w:sz w:val="27"/>
          <w:szCs w:val="27"/>
        </w:rPr>
        <w:pPrChange w:id="200" w:author="Graphics Baba" w:date="2025-06-01T01:25:00Z">
          <w:pPr>
            <w:spacing w:after="0" w:line="240" w:lineRule="auto"/>
            <w:textAlignment w:val="baseline"/>
          </w:pPr>
        </w:pPrChange>
      </w:pPr>
    </w:p>
    <w:p w:rsidR="00656135" w:rsidRPr="00C93C28" w:rsidRDefault="00656135" w:rsidP="0033384F">
      <w:pPr>
        <w:spacing w:after="0" w:line="360" w:lineRule="auto"/>
        <w:jc w:val="both"/>
        <w:textAlignment w:val="baseline"/>
        <w:rPr>
          <w:ins w:id="201" w:author="Graphics Baba" w:date="2025-06-01T01:10:00Z"/>
          <w:rFonts w:ascii="Times New Roman" w:eastAsia="Times New Roman" w:hAnsi="Times New Roman" w:cs="Times New Roman"/>
          <w:sz w:val="27"/>
          <w:szCs w:val="27"/>
        </w:rPr>
        <w:pPrChange w:id="202" w:author="Graphics Baba" w:date="2025-06-01T01:25:00Z">
          <w:pPr>
            <w:spacing w:after="0" w:line="240" w:lineRule="auto"/>
            <w:textAlignment w:val="baseline"/>
          </w:pPr>
        </w:pPrChange>
      </w:pPr>
      <w:ins w:id="203" w:author="Graphics Baba" w:date="2025-06-01T01:10:00Z">
        <w:r w:rsidRPr="00C93C28">
          <w:rPr>
            <w:rFonts w:ascii="Times New Roman" w:eastAsia="Times New Roman" w:hAnsi="Times New Roman" w:cs="Times New Roman"/>
            <w:sz w:val="27"/>
            <w:szCs w:val="27"/>
          </w:rPr>
          <w:t>I had to arrest Robin Hood.</w:t>
        </w:r>
      </w:ins>
    </w:p>
    <w:p w:rsidR="00656135" w:rsidRPr="00C93C28" w:rsidRDefault="00656135" w:rsidP="0033384F">
      <w:pPr>
        <w:spacing w:after="0" w:line="360" w:lineRule="auto"/>
        <w:jc w:val="both"/>
        <w:textAlignment w:val="baseline"/>
        <w:rPr>
          <w:ins w:id="204" w:author="Graphics Baba" w:date="2025-06-01T01:10:00Z"/>
          <w:rFonts w:ascii="Times New Roman" w:eastAsia="Times New Roman" w:hAnsi="Times New Roman" w:cs="Times New Roman"/>
          <w:sz w:val="27"/>
          <w:szCs w:val="27"/>
        </w:rPr>
        <w:pPrChange w:id="205" w:author="Graphics Baba" w:date="2025-06-01T01:25:00Z">
          <w:pPr>
            <w:spacing w:after="0" w:line="240" w:lineRule="auto"/>
            <w:textAlignment w:val="baseline"/>
          </w:pPr>
        </w:pPrChange>
      </w:pPr>
    </w:p>
    <w:p w:rsidR="000247E9" w:rsidRDefault="00656135" w:rsidP="0033384F">
      <w:pPr>
        <w:spacing w:after="0" w:line="360" w:lineRule="auto"/>
        <w:jc w:val="both"/>
        <w:textAlignment w:val="baseline"/>
        <w:rPr>
          <w:ins w:id="206" w:author="Graphics Baba" w:date="2025-06-01T02:05:00Z"/>
          <w:rFonts w:ascii="Times New Roman" w:eastAsia="Times New Roman" w:hAnsi="Times New Roman" w:cs="Times New Roman"/>
          <w:sz w:val="27"/>
          <w:szCs w:val="27"/>
        </w:rPr>
        <w:pPrChange w:id="207" w:author="Graphics Baba" w:date="2025-06-01T01:25:00Z">
          <w:pPr>
            <w:spacing w:after="0" w:line="240" w:lineRule="auto"/>
            <w:textAlignment w:val="baseline"/>
          </w:pPr>
        </w:pPrChange>
      </w:pPr>
      <w:ins w:id="208" w:author="Graphics Baba" w:date="2025-06-01T01:10:00Z">
        <w:r w:rsidRPr="00C93C28">
          <w:rPr>
            <w:rFonts w:ascii="Times New Roman" w:eastAsia="Times New Roman" w:hAnsi="Times New Roman" w:cs="Times New Roman"/>
            <w:sz w:val="27"/>
            <w:szCs w:val="27"/>
          </w:rPr>
          <w:lastRenderedPageBreak/>
          <w:t xml:space="preserve">We knew where Robin Hood lived, in a block of flats called Sherwood Forest, four stories tall, thirty-two units in all, mostly inhabited by working-class families. </w:t>
        </w:r>
      </w:ins>
    </w:p>
    <w:p w:rsidR="000247E9" w:rsidRDefault="000247E9" w:rsidP="0033384F">
      <w:pPr>
        <w:spacing w:after="0" w:line="360" w:lineRule="auto"/>
        <w:jc w:val="both"/>
        <w:textAlignment w:val="baseline"/>
        <w:rPr>
          <w:ins w:id="209" w:author="Graphics Baba" w:date="2025-06-01T02:05:00Z"/>
          <w:rFonts w:ascii="Times New Roman" w:eastAsia="Times New Roman" w:hAnsi="Times New Roman" w:cs="Times New Roman"/>
          <w:sz w:val="27"/>
          <w:szCs w:val="27"/>
        </w:rPr>
        <w:pPrChange w:id="210" w:author="Graphics Baba" w:date="2025-06-01T01:25:00Z">
          <w:pPr>
            <w:spacing w:after="0" w:line="240" w:lineRule="auto"/>
            <w:textAlignment w:val="baseline"/>
          </w:pPr>
        </w:pPrChange>
      </w:pPr>
    </w:p>
    <w:p w:rsidR="000247E9" w:rsidRDefault="000247E9" w:rsidP="0033384F">
      <w:pPr>
        <w:spacing w:after="0" w:line="360" w:lineRule="auto"/>
        <w:jc w:val="both"/>
        <w:textAlignment w:val="baseline"/>
        <w:rPr>
          <w:ins w:id="211" w:author="Graphics Baba" w:date="2025-06-01T02:05:00Z"/>
          <w:rFonts w:ascii="Times New Roman" w:eastAsia="Times New Roman" w:hAnsi="Times New Roman" w:cs="Times New Roman"/>
          <w:sz w:val="27"/>
          <w:szCs w:val="27"/>
        </w:rPr>
        <w:pPrChange w:id="212" w:author="Graphics Baba" w:date="2025-06-01T01:25:00Z">
          <w:pPr>
            <w:spacing w:after="0" w:line="240" w:lineRule="auto"/>
            <w:textAlignment w:val="baseline"/>
          </w:pPr>
        </w:pPrChange>
      </w:pPr>
    </w:p>
    <w:p w:rsidR="000247E9" w:rsidRDefault="000247E9" w:rsidP="0033384F">
      <w:pPr>
        <w:spacing w:after="0" w:line="360" w:lineRule="auto"/>
        <w:jc w:val="both"/>
        <w:textAlignment w:val="baseline"/>
        <w:rPr>
          <w:ins w:id="213" w:author="Graphics Baba" w:date="2025-06-01T02:05:00Z"/>
          <w:rFonts w:ascii="Times New Roman" w:eastAsia="Times New Roman" w:hAnsi="Times New Roman" w:cs="Times New Roman"/>
          <w:sz w:val="27"/>
          <w:szCs w:val="27"/>
        </w:rPr>
        <w:pPrChange w:id="214" w:author="Graphics Baba" w:date="2025-06-01T01:25:00Z">
          <w:pPr>
            <w:spacing w:after="0" w:line="240" w:lineRule="auto"/>
            <w:textAlignment w:val="baseline"/>
          </w:pPr>
        </w:pPrChange>
      </w:pPr>
    </w:p>
    <w:p w:rsidR="000247E9" w:rsidRDefault="000247E9" w:rsidP="0033384F">
      <w:pPr>
        <w:spacing w:after="0" w:line="360" w:lineRule="auto"/>
        <w:jc w:val="both"/>
        <w:textAlignment w:val="baseline"/>
        <w:rPr>
          <w:ins w:id="215" w:author="Graphics Baba" w:date="2025-06-01T02:05:00Z"/>
          <w:rFonts w:ascii="Times New Roman" w:eastAsia="Times New Roman" w:hAnsi="Times New Roman" w:cs="Times New Roman"/>
          <w:sz w:val="27"/>
          <w:szCs w:val="27"/>
        </w:rPr>
        <w:pPrChange w:id="216" w:author="Graphics Baba" w:date="2025-06-01T01:25:00Z">
          <w:pPr>
            <w:spacing w:after="0" w:line="240" w:lineRule="auto"/>
            <w:textAlignment w:val="baseline"/>
          </w:pPr>
        </w:pPrChange>
      </w:pPr>
    </w:p>
    <w:p w:rsidR="00656135" w:rsidRPr="00C93C28" w:rsidRDefault="00656135" w:rsidP="0033384F">
      <w:pPr>
        <w:spacing w:after="0" w:line="360" w:lineRule="auto"/>
        <w:jc w:val="both"/>
        <w:textAlignment w:val="baseline"/>
        <w:rPr>
          <w:ins w:id="217" w:author="Graphics Baba" w:date="2025-06-01T01:10:00Z"/>
          <w:rFonts w:ascii="Times New Roman" w:eastAsia="Times New Roman" w:hAnsi="Times New Roman" w:cs="Times New Roman"/>
          <w:sz w:val="27"/>
          <w:szCs w:val="27"/>
        </w:rPr>
        <w:pPrChange w:id="218" w:author="Graphics Baba" w:date="2025-06-01T01:25:00Z">
          <w:pPr>
            <w:spacing w:after="0" w:line="240" w:lineRule="auto"/>
            <w:textAlignment w:val="baseline"/>
          </w:pPr>
        </w:pPrChange>
      </w:pPr>
      <w:ins w:id="219" w:author="Graphics Baba" w:date="2025-06-01T01:10:00Z">
        <w:r w:rsidRPr="00C93C28">
          <w:rPr>
            <w:rFonts w:ascii="Times New Roman" w:eastAsia="Times New Roman" w:hAnsi="Times New Roman" w:cs="Times New Roman"/>
            <w:sz w:val="27"/>
            <w:szCs w:val="27"/>
          </w:rPr>
          <w:t xml:space="preserve">A Deputy suggested we use a weapon deployed in all the rough-tough places in the World to devastating effect. I licked my lips. For too long, Nottingham was held hostage to the whims of the new inner-city inhabitants. They had swayed the vote. Politicians forced us to go slow on prosecutions, and then the same politicians would use their connections to strong-arm judges to giving bails. It was a revolving door prison policy that would see boys and girls picked up for crime and sent back on the same street within weeks. The deterrence value of prison evaporated. Kids treated prison like summer camp. In my years of policing, I saw how we went from a respected and feared force, integrated with the city and its happenings, to a distant, </w:t>
        </w:r>
      </w:ins>
      <w:ins w:id="220" w:author="Graphics Baba" w:date="2025-06-01T01:11:00Z">
        <w:r w:rsidRPr="00C93C28">
          <w:rPr>
            <w:rFonts w:ascii="Times New Roman" w:eastAsia="Times New Roman" w:hAnsi="Times New Roman" w:cs="Times New Roman"/>
            <w:sz w:val="27"/>
            <w:szCs w:val="27"/>
          </w:rPr>
          <w:t>weaponized</w:t>
        </w:r>
      </w:ins>
      <w:ins w:id="221" w:author="Graphics Baba" w:date="2025-06-01T01:10:00Z">
        <w:r w:rsidRPr="00C93C28">
          <w:rPr>
            <w:rFonts w:ascii="Times New Roman" w:eastAsia="Times New Roman" w:hAnsi="Times New Roman" w:cs="Times New Roman"/>
            <w:sz w:val="27"/>
            <w:szCs w:val="27"/>
          </w:rPr>
          <w:t>, militarised, body, treated like an occupying force in the inner city. It was time to instil some respect and fear of the police uniform.</w:t>
        </w:r>
      </w:ins>
    </w:p>
    <w:p w:rsidR="00DD008C" w:rsidRDefault="00DD008C" w:rsidP="0033384F">
      <w:pPr>
        <w:spacing w:after="0" w:line="360" w:lineRule="auto"/>
        <w:jc w:val="both"/>
        <w:textAlignment w:val="baseline"/>
        <w:rPr>
          <w:ins w:id="222" w:author="Graphics Baba" w:date="2025-06-01T01:32:00Z"/>
          <w:rFonts w:ascii="Times New Roman" w:eastAsia="Times New Roman" w:hAnsi="Times New Roman" w:cs="Times New Roman"/>
          <w:sz w:val="27"/>
          <w:szCs w:val="27"/>
        </w:rPr>
        <w:pPrChange w:id="223" w:author="Graphics Baba" w:date="2025-06-01T01:23:00Z">
          <w:pPr>
            <w:spacing w:after="0" w:line="240" w:lineRule="auto"/>
            <w:textAlignment w:val="baseline"/>
          </w:pPr>
        </w:pPrChange>
      </w:pPr>
    </w:p>
    <w:p w:rsidR="00656135" w:rsidRPr="00C93C28" w:rsidRDefault="00656135" w:rsidP="0033384F">
      <w:pPr>
        <w:spacing w:after="0" w:line="360" w:lineRule="auto"/>
        <w:jc w:val="both"/>
        <w:textAlignment w:val="baseline"/>
        <w:rPr>
          <w:ins w:id="224" w:author="Graphics Baba" w:date="2025-06-01T01:11:00Z"/>
          <w:rFonts w:ascii="Times New Roman" w:eastAsia="Times New Roman" w:hAnsi="Times New Roman" w:cs="Times New Roman"/>
          <w:sz w:val="27"/>
          <w:szCs w:val="27"/>
        </w:rPr>
        <w:pPrChange w:id="225" w:author="Graphics Baba" w:date="2025-06-01T01:23:00Z">
          <w:pPr>
            <w:spacing w:after="0" w:line="240" w:lineRule="auto"/>
            <w:textAlignment w:val="baseline"/>
          </w:pPr>
        </w:pPrChange>
      </w:pPr>
      <w:ins w:id="226" w:author="Graphics Baba" w:date="2025-06-01T01:10:00Z">
        <w:r w:rsidRPr="00C93C28">
          <w:rPr>
            <w:rFonts w:ascii="Times New Roman" w:eastAsia="Times New Roman" w:hAnsi="Times New Roman" w:cs="Times New Roman"/>
            <w:sz w:val="27"/>
            <w:szCs w:val="27"/>
          </w:rPr>
          <w:t xml:space="preserve">I assembled a task force. On the chosen night of our raid, we arrived at 12.30 a.m., armed to the teeth, from canes to tear-gas, stun grenades, tasers, and loaded guns and a secret weapon. I took a bullhorn and shouted, ‘Robin Hood, we have you surrounded. Come down with your hands up.’ Lights turned on throughout the building. There was activity behind closed doors. I could sense people were texting. On the walkie-talkie I asked for technical intel on who was typing. Intel came back identifying a few flats where people were discussing plans to throw fireworks and empty glass bottles at the police in the car park. </w:t>
        </w:r>
      </w:ins>
    </w:p>
    <w:p w:rsidR="00656135" w:rsidRPr="00C93C28" w:rsidRDefault="00656135" w:rsidP="0033384F">
      <w:pPr>
        <w:spacing w:after="0" w:line="360" w:lineRule="auto"/>
        <w:jc w:val="both"/>
        <w:textAlignment w:val="baseline"/>
        <w:rPr>
          <w:ins w:id="227" w:author="Graphics Baba" w:date="2025-06-01T01:11:00Z"/>
          <w:rFonts w:ascii="Times New Roman" w:eastAsia="Times New Roman" w:hAnsi="Times New Roman" w:cs="Times New Roman"/>
          <w:sz w:val="27"/>
          <w:szCs w:val="27"/>
        </w:rPr>
        <w:pPrChange w:id="228" w:author="Graphics Baba" w:date="2025-06-01T01:23:00Z">
          <w:pPr>
            <w:spacing w:after="0" w:line="240" w:lineRule="auto"/>
            <w:textAlignment w:val="baseline"/>
          </w:pPr>
        </w:pPrChange>
      </w:pPr>
    </w:p>
    <w:p w:rsidR="00656135" w:rsidRPr="00C93C28" w:rsidRDefault="00656135" w:rsidP="0033384F">
      <w:pPr>
        <w:spacing w:after="0" w:line="360" w:lineRule="auto"/>
        <w:jc w:val="both"/>
        <w:textAlignment w:val="baseline"/>
        <w:rPr>
          <w:ins w:id="229" w:author="Graphics Baba" w:date="2025-06-01T01:11:00Z"/>
          <w:rFonts w:ascii="Times New Roman" w:eastAsia="Times New Roman" w:hAnsi="Times New Roman" w:cs="Times New Roman"/>
          <w:sz w:val="27"/>
          <w:szCs w:val="27"/>
        </w:rPr>
        <w:pPrChange w:id="230" w:author="Graphics Baba" w:date="2025-06-01T01:23:00Z">
          <w:pPr>
            <w:spacing w:after="0" w:line="240" w:lineRule="auto"/>
            <w:textAlignment w:val="baseline"/>
          </w:pPr>
        </w:pPrChange>
      </w:pPr>
    </w:p>
    <w:p w:rsidR="00656135" w:rsidRPr="00C93C28" w:rsidRDefault="00656135" w:rsidP="0033384F">
      <w:pPr>
        <w:spacing w:after="0" w:line="360" w:lineRule="auto"/>
        <w:jc w:val="both"/>
        <w:textAlignment w:val="baseline"/>
        <w:rPr>
          <w:ins w:id="231" w:author="Graphics Baba" w:date="2025-06-01T01:11:00Z"/>
          <w:rFonts w:ascii="Times New Roman" w:eastAsia="Times New Roman" w:hAnsi="Times New Roman" w:cs="Times New Roman"/>
          <w:sz w:val="27"/>
          <w:szCs w:val="27"/>
        </w:rPr>
        <w:pPrChange w:id="232" w:author="Graphics Baba" w:date="2025-06-01T01:23:00Z">
          <w:pPr>
            <w:spacing w:after="0" w:line="240" w:lineRule="auto"/>
            <w:textAlignment w:val="baseline"/>
          </w:pPr>
        </w:pPrChange>
      </w:pPr>
    </w:p>
    <w:p w:rsidR="000247E9" w:rsidRDefault="000247E9" w:rsidP="0033384F">
      <w:pPr>
        <w:spacing w:after="0" w:line="360" w:lineRule="auto"/>
        <w:jc w:val="both"/>
        <w:textAlignment w:val="baseline"/>
        <w:rPr>
          <w:ins w:id="233" w:author="Graphics Baba" w:date="2025-06-01T02:06:00Z"/>
          <w:rFonts w:ascii="Times New Roman" w:eastAsia="Times New Roman" w:hAnsi="Times New Roman" w:cs="Times New Roman"/>
          <w:sz w:val="27"/>
          <w:szCs w:val="27"/>
        </w:rPr>
        <w:pPrChange w:id="234" w:author="Graphics Baba" w:date="2025-06-01T01:23:00Z">
          <w:pPr>
            <w:spacing w:after="0" w:line="240" w:lineRule="auto"/>
            <w:textAlignment w:val="baseline"/>
          </w:pPr>
        </w:pPrChange>
      </w:pPr>
    </w:p>
    <w:p w:rsidR="000247E9" w:rsidRDefault="000247E9" w:rsidP="0033384F">
      <w:pPr>
        <w:spacing w:after="0" w:line="360" w:lineRule="auto"/>
        <w:jc w:val="both"/>
        <w:textAlignment w:val="baseline"/>
        <w:rPr>
          <w:ins w:id="235" w:author="Graphics Baba" w:date="2025-06-01T02:06:00Z"/>
          <w:rFonts w:ascii="Times New Roman" w:eastAsia="Times New Roman" w:hAnsi="Times New Roman" w:cs="Times New Roman"/>
          <w:sz w:val="27"/>
          <w:szCs w:val="27"/>
        </w:rPr>
        <w:pPrChange w:id="236" w:author="Graphics Baba" w:date="2025-06-01T01:23:00Z">
          <w:pPr>
            <w:spacing w:after="0" w:line="240" w:lineRule="auto"/>
            <w:textAlignment w:val="baseline"/>
          </w:pPr>
        </w:pPrChange>
      </w:pPr>
    </w:p>
    <w:p w:rsidR="000247E9" w:rsidRDefault="000247E9" w:rsidP="0033384F">
      <w:pPr>
        <w:spacing w:after="0" w:line="360" w:lineRule="auto"/>
        <w:jc w:val="both"/>
        <w:textAlignment w:val="baseline"/>
        <w:rPr>
          <w:ins w:id="237" w:author="Graphics Baba" w:date="2025-06-01T02:06:00Z"/>
          <w:rFonts w:ascii="Times New Roman" w:eastAsia="Times New Roman" w:hAnsi="Times New Roman" w:cs="Times New Roman"/>
          <w:sz w:val="27"/>
          <w:szCs w:val="27"/>
        </w:rPr>
        <w:pPrChange w:id="238" w:author="Graphics Baba" w:date="2025-06-01T01:23:00Z">
          <w:pPr>
            <w:spacing w:after="0" w:line="240" w:lineRule="auto"/>
            <w:textAlignment w:val="baseline"/>
          </w:pPr>
        </w:pPrChange>
      </w:pPr>
    </w:p>
    <w:p w:rsidR="000247E9" w:rsidRDefault="000247E9" w:rsidP="0033384F">
      <w:pPr>
        <w:spacing w:after="0" w:line="360" w:lineRule="auto"/>
        <w:jc w:val="both"/>
        <w:textAlignment w:val="baseline"/>
        <w:rPr>
          <w:ins w:id="239" w:author="Graphics Baba" w:date="2025-06-01T02:06:00Z"/>
          <w:rFonts w:ascii="Times New Roman" w:eastAsia="Times New Roman" w:hAnsi="Times New Roman" w:cs="Times New Roman"/>
          <w:sz w:val="27"/>
          <w:szCs w:val="27"/>
        </w:rPr>
        <w:pPrChange w:id="240" w:author="Graphics Baba" w:date="2025-06-01T01:23:00Z">
          <w:pPr>
            <w:spacing w:after="0" w:line="240" w:lineRule="auto"/>
            <w:textAlignment w:val="baseline"/>
          </w:pPr>
        </w:pPrChange>
      </w:pPr>
    </w:p>
    <w:p w:rsidR="000247E9" w:rsidRDefault="000247E9" w:rsidP="0033384F">
      <w:pPr>
        <w:spacing w:after="0" w:line="360" w:lineRule="auto"/>
        <w:jc w:val="both"/>
        <w:textAlignment w:val="baseline"/>
        <w:rPr>
          <w:ins w:id="241" w:author="Graphics Baba" w:date="2025-06-01T02:06:00Z"/>
          <w:rFonts w:ascii="Times New Roman" w:eastAsia="Times New Roman" w:hAnsi="Times New Roman" w:cs="Times New Roman"/>
          <w:sz w:val="27"/>
          <w:szCs w:val="27"/>
        </w:rPr>
        <w:pPrChange w:id="242" w:author="Graphics Baba" w:date="2025-06-01T01:23:00Z">
          <w:pPr>
            <w:spacing w:after="0" w:line="240" w:lineRule="auto"/>
            <w:textAlignment w:val="baseline"/>
          </w:pPr>
        </w:pPrChange>
      </w:pPr>
    </w:p>
    <w:p w:rsidR="00656135" w:rsidRPr="00C93C28" w:rsidRDefault="00656135" w:rsidP="0033384F">
      <w:pPr>
        <w:spacing w:after="0" w:line="360" w:lineRule="auto"/>
        <w:jc w:val="both"/>
        <w:textAlignment w:val="baseline"/>
        <w:rPr>
          <w:ins w:id="243" w:author="Graphics Baba" w:date="2025-06-01T01:10:00Z"/>
          <w:rFonts w:ascii="Times New Roman" w:eastAsia="Times New Roman" w:hAnsi="Times New Roman" w:cs="Times New Roman"/>
          <w:sz w:val="27"/>
          <w:szCs w:val="27"/>
        </w:rPr>
        <w:pPrChange w:id="244" w:author="Graphics Baba" w:date="2025-06-01T01:23:00Z">
          <w:pPr>
            <w:spacing w:after="0" w:line="240" w:lineRule="auto"/>
            <w:textAlignment w:val="baseline"/>
          </w:pPr>
        </w:pPrChange>
      </w:pPr>
      <w:ins w:id="245" w:author="Graphics Baba" w:date="2025-06-01T01:10:00Z">
        <w:r w:rsidRPr="00C93C28">
          <w:rPr>
            <w:rFonts w:ascii="Times New Roman" w:eastAsia="Times New Roman" w:hAnsi="Times New Roman" w:cs="Times New Roman"/>
            <w:sz w:val="27"/>
            <w:szCs w:val="27"/>
          </w:rPr>
          <w:t>There was chatter about taking positions along the stairs and shutting power to the lifts. I understood that we were dealing with an evolving situation that needed a show of force. The time for being nice was up.</w:t>
        </w:r>
      </w:ins>
    </w:p>
    <w:p w:rsidR="00656135" w:rsidRPr="00C93C28" w:rsidRDefault="00656135" w:rsidP="0033384F">
      <w:pPr>
        <w:spacing w:after="0" w:line="360" w:lineRule="auto"/>
        <w:jc w:val="both"/>
        <w:textAlignment w:val="baseline"/>
        <w:rPr>
          <w:ins w:id="246" w:author="Graphics Baba" w:date="2025-06-01T01:10:00Z"/>
          <w:rFonts w:ascii="Times New Roman" w:eastAsia="Times New Roman" w:hAnsi="Times New Roman" w:cs="Times New Roman"/>
          <w:sz w:val="27"/>
          <w:szCs w:val="27"/>
        </w:rPr>
        <w:pPrChange w:id="247" w:author="Graphics Baba" w:date="2025-06-01T01:23:00Z">
          <w:pPr>
            <w:spacing w:after="0" w:line="240" w:lineRule="auto"/>
            <w:textAlignment w:val="baseline"/>
          </w:pPr>
        </w:pPrChange>
      </w:pPr>
    </w:p>
    <w:p w:rsidR="00656135" w:rsidRPr="00C93C28" w:rsidRDefault="00656135" w:rsidP="0033384F">
      <w:pPr>
        <w:spacing w:after="0" w:line="360" w:lineRule="auto"/>
        <w:jc w:val="both"/>
        <w:textAlignment w:val="baseline"/>
        <w:rPr>
          <w:ins w:id="248" w:author="Graphics Baba" w:date="2025-06-01T01:13:00Z"/>
          <w:rFonts w:ascii="Times New Roman" w:eastAsia="Times New Roman" w:hAnsi="Times New Roman" w:cs="Times New Roman"/>
          <w:sz w:val="27"/>
          <w:szCs w:val="27"/>
        </w:rPr>
        <w:pPrChange w:id="249" w:author="Graphics Baba" w:date="2025-06-01T01:23:00Z">
          <w:pPr>
            <w:spacing w:after="0" w:line="240" w:lineRule="auto"/>
            <w:textAlignment w:val="baseline"/>
          </w:pPr>
        </w:pPrChange>
      </w:pPr>
      <w:ins w:id="250" w:author="Graphics Baba" w:date="2025-06-01T01:10:00Z">
        <w:r w:rsidRPr="00C93C28">
          <w:rPr>
            <w:rFonts w:ascii="Times New Roman" w:eastAsia="Times New Roman" w:hAnsi="Times New Roman" w:cs="Times New Roman"/>
            <w:sz w:val="27"/>
            <w:szCs w:val="27"/>
          </w:rPr>
          <w:t>I summoned the secret weapon.</w:t>
        </w:r>
      </w:ins>
    </w:p>
    <w:p w:rsidR="00C93C28" w:rsidRPr="00C93C28" w:rsidRDefault="00C93C28">
      <w:pPr>
        <w:spacing w:after="0" w:line="360" w:lineRule="auto"/>
        <w:jc w:val="both"/>
        <w:textAlignment w:val="baseline"/>
        <w:rPr>
          <w:ins w:id="251" w:author="Graphics Baba" w:date="2025-06-01T01:13:00Z"/>
          <w:rFonts w:ascii="Times New Roman" w:eastAsia="Times New Roman" w:hAnsi="Times New Roman" w:cs="Times New Roman"/>
          <w:sz w:val="27"/>
          <w:szCs w:val="27"/>
        </w:rPr>
        <w:pPrChange w:id="252" w:author="Graphics Baba" w:date="2025-06-01T01:12:00Z">
          <w:pPr>
            <w:spacing w:after="0" w:line="240" w:lineRule="auto"/>
            <w:textAlignment w:val="baseline"/>
          </w:pPr>
        </w:pPrChange>
      </w:pPr>
    </w:p>
    <w:p w:rsidR="00C93C28" w:rsidRPr="00C93C28" w:rsidRDefault="00C93C28">
      <w:pPr>
        <w:spacing w:after="0" w:line="360" w:lineRule="auto"/>
        <w:jc w:val="both"/>
        <w:textAlignment w:val="baseline"/>
        <w:rPr>
          <w:ins w:id="253" w:author="Graphics Baba" w:date="2025-06-01T01:10:00Z"/>
          <w:rFonts w:ascii="Times New Roman" w:eastAsia="Times New Roman" w:hAnsi="Times New Roman" w:cs="Times New Roman"/>
          <w:sz w:val="27"/>
          <w:szCs w:val="27"/>
        </w:rPr>
        <w:pPrChange w:id="254" w:author="Graphics Baba" w:date="2025-06-01T01:12:00Z">
          <w:pPr>
            <w:spacing w:after="0" w:line="240" w:lineRule="auto"/>
            <w:textAlignment w:val="baseline"/>
          </w:pPr>
        </w:pPrChange>
      </w:pPr>
    </w:p>
    <w:p w:rsidR="00656135" w:rsidRPr="00C93C28" w:rsidRDefault="00656135">
      <w:pPr>
        <w:spacing w:line="360" w:lineRule="auto"/>
        <w:jc w:val="center"/>
        <w:rPr>
          <w:ins w:id="255" w:author="Graphics Baba" w:date="2025-06-01T01:06:00Z"/>
          <w:color w:val="1D2730"/>
          <w:sz w:val="27"/>
          <w:szCs w:val="27"/>
          <w:shd w:val="clear" w:color="auto" w:fill="FFFFFF"/>
        </w:rPr>
        <w:pPrChange w:id="256" w:author="Graphics Baba" w:date="2025-06-01T01:05:00Z">
          <w:pPr>
            <w:spacing w:after="0" w:line="276" w:lineRule="auto"/>
            <w:jc w:val="both"/>
            <w:textAlignment w:val="baseline"/>
          </w:pPr>
        </w:pPrChange>
      </w:pPr>
    </w:p>
    <w:p w:rsidR="00656135" w:rsidRPr="00C93C28" w:rsidRDefault="00656135">
      <w:pPr>
        <w:spacing w:after="0" w:line="240" w:lineRule="auto"/>
        <w:jc w:val="both"/>
        <w:textAlignment w:val="baseline"/>
        <w:rPr>
          <w:ins w:id="257" w:author="Graphics Baba" w:date="2025-06-01T01:06:00Z"/>
          <w:rFonts w:ascii="Times New Roman" w:eastAsia="Times New Roman" w:hAnsi="Times New Roman" w:cs="Times New Roman"/>
          <w:sz w:val="27"/>
          <w:szCs w:val="27"/>
        </w:rPr>
        <w:pPrChange w:id="258" w:author="Graphics Baba" w:date="2025-06-01T01:08:00Z">
          <w:pPr>
            <w:spacing w:after="0" w:line="240" w:lineRule="auto"/>
            <w:textAlignment w:val="baseline"/>
          </w:pPr>
        </w:pPrChange>
      </w:pPr>
    </w:p>
    <w:p w:rsidR="00656135" w:rsidRPr="00C93C28" w:rsidRDefault="00656135" w:rsidP="00656135">
      <w:pPr>
        <w:spacing w:after="0" w:line="240" w:lineRule="auto"/>
        <w:textAlignment w:val="baseline"/>
        <w:rPr>
          <w:ins w:id="259" w:author="Graphics Baba" w:date="2025-06-01T01:06:00Z"/>
          <w:rFonts w:ascii="Times New Roman" w:eastAsia="Times New Roman" w:hAnsi="Times New Roman" w:cs="Times New Roman"/>
          <w:sz w:val="27"/>
          <w:szCs w:val="27"/>
        </w:rPr>
      </w:pPr>
    </w:p>
    <w:p w:rsidR="00656135" w:rsidRPr="00C93C28" w:rsidRDefault="00656135">
      <w:pPr>
        <w:spacing w:line="360" w:lineRule="auto"/>
        <w:jc w:val="center"/>
        <w:rPr>
          <w:ins w:id="260" w:author="Graphics Baba" w:date="2025-06-01T00:50:00Z"/>
          <w:rFonts w:ascii="Times New Roman" w:hAnsi="Times New Roman" w:cs="Times New Roman"/>
          <w:color w:val="1D2730"/>
          <w:sz w:val="27"/>
          <w:szCs w:val="27"/>
          <w:shd w:val="clear" w:color="auto" w:fill="FFFFFF"/>
          <w:rPrChange w:id="261" w:author="Graphics Baba" w:date="2025-06-01T01:14:00Z">
            <w:rPr>
              <w:ins w:id="262" w:author="Graphics Baba" w:date="2025-06-01T00:50:00Z"/>
              <w:rFonts w:ascii="Times New Roman" w:eastAsia="Times New Roman" w:hAnsi="Times New Roman" w:cs="Times New Roman"/>
              <w:sz w:val="27"/>
              <w:szCs w:val="27"/>
            </w:rPr>
          </w:rPrChange>
        </w:rPr>
        <w:pPrChange w:id="263" w:author="Graphics Baba" w:date="2025-06-01T01:05:00Z">
          <w:pPr>
            <w:spacing w:after="0" w:line="276" w:lineRule="auto"/>
            <w:jc w:val="both"/>
            <w:textAlignment w:val="baseline"/>
          </w:pPr>
        </w:pPrChange>
      </w:pPr>
    </w:p>
    <w:p w:rsidR="00343BA0" w:rsidRPr="00C93C28" w:rsidRDefault="00343BA0" w:rsidP="0094494C">
      <w:pPr>
        <w:spacing w:after="0" w:line="276" w:lineRule="auto"/>
        <w:jc w:val="both"/>
        <w:textAlignment w:val="baseline"/>
        <w:rPr>
          <w:ins w:id="264" w:author="Graphics Baba" w:date="2025-06-01T00:50:00Z"/>
          <w:rFonts w:ascii="Times New Roman" w:eastAsia="Times New Roman" w:hAnsi="Times New Roman" w:cs="Times New Roman"/>
          <w:sz w:val="27"/>
          <w:szCs w:val="27"/>
        </w:rPr>
      </w:pPr>
    </w:p>
    <w:p w:rsidR="00343BA0" w:rsidRPr="00C93C28" w:rsidRDefault="00343BA0" w:rsidP="0094494C">
      <w:pPr>
        <w:spacing w:after="0" w:line="276" w:lineRule="auto"/>
        <w:jc w:val="both"/>
        <w:textAlignment w:val="baseline"/>
        <w:rPr>
          <w:ins w:id="265" w:author="Graphics Baba" w:date="2025-06-01T00:49:00Z"/>
          <w:rFonts w:ascii="Times New Roman" w:eastAsia="Times New Roman" w:hAnsi="Times New Roman" w:cs="Times New Roman"/>
          <w:sz w:val="27"/>
          <w:szCs w:val="27"/>
        </w:rPr>
      </w:pPr>
    </w:p>
    <w:p w:rsidR="0094494C" w:rsidRPr="00C93C28" w:rsidRDefault="0094494C" w:rsidP="003529AA">
      <w:pPr>
        <w:spacing w:after="0" w:line="276" w:lineRule="auto"/>
        <w:jc w:val="both"/>
        <w:textAlignment w:val="baseline"/>
        <w:rPr>
          <w:rFonts w:ascii="Times New Roman" w:eastAsia="Times New Roman" w:hAnsi="Times New Roman" w:cs="Times New Roman"/>
          <w:sz w:val="27"/>
          <w:szCs w:val="27"/>
        </w:rPr>
      </w:pPr>
    </w:p>
    <w:p w:rsidR="00A36E87" w:rsidRPr="00C93C28" w:rsidRDefault="00A36E87" w:rsidP="003529AA">
      <w:pPr>
        <w:spacing w:after="0" w:line="276" w:lineRule="auto"/>
        <w:jc w:val="both"/>
        <w:textAlignment w:val="baseline"/>
        <w:rPr>
          <w:rFonts w:ascii="Times New Roman" w:eastAsia="Times New Roman" w:hAnsi="Times New Roman" w:cs="Times New Roman"/>
          <w:sz w:val="27"/>
          <w:szCs w:val="27"/>
        </w:rPr>
      </w:pPr>
    </w:p>
    <w:p w:rsidR="00A36E87" w:rsidRPr="00C93C28" w:rsidRDefault="00A36E87" w:rsidP="003529AA">
      <w:pPr>
        <w:spacing w:after="0" w:line="276" w:lineRule="auto"/>
        <w:jc w:val="both"/>
        <w:textAlignment w:val="baseline"/>
        <w:rPr>
          <w:rFonts w:ascii="Times New Roman" w:eastAsia="Times New Roman" w:hAnsi="Times New Roman" w:cs="Times New Roman"/>
          <w:sz w:val="27"/>
          <w:szCs w:val="27"/>
        </w:rPr>
      </w:pPr>
    </w:p>
    <w:p w:rsidR="00A36E87" w:rsidRPr="00C93C28" w:rsidRDefault="00A36E87" w:rsidP="003529AA">
      <w:pPr>
        <w:spacing w:after="0" w:line="276" w:lineRule="auto"/>
        <w:jc w:val="both"/>
        <w:textAlignment w:val="baseline"/>
        <w:rPr>
          <w:rFonts w:ascii="Times New Roman" w:eastAsia="Times New Roman" w:hAnsi="Times New Roman" w:cs="Times New Roman"/>
          <w:sz w:val="27"/>
          <w:szCs w:val="27"/>
        </w:rPr>
      </w:pPr>
    </w:p>
    <w:p w:rsidR="003529AA" w:rsidRPr="00C93C28" w:rsidRDefault="003529AA" w:rsidP="003529AA">
      <w:pPr>
        <w:spacing w:after="0" w:line="276" w:lineRule="auto"/>
        <w:jc w:val="both"/>
        <w:textAlignment w:val="baseline"/>
        <w:rPr>
          <w:rFonts w:ascii="Times New Roman" w:eastAsia="Times New Roman" w:hAnsi="Times New Roman" w:cs="Times New Roman"/>
          <w:sz w:val="27"/>
          <w:szCs w:val="27"/>
        </w:rPr>
      </w:pPr>
    </w:p>
    <w:p w:rsidR="003529AA" w:rsidRPr="00C93C28" w:rsidRDefault="003529AA" w:rsidP="003529AA">
      <w:pPr>
        <w:spacing w:after="0" w:line="276" w:lineRule="auto"/>
        <w:jc w:val="both"/>
        <w:textAlignment w:val="baseline"/>
        <w:rPr>
          <w:rFonts w:ascii="Times New Roman" w:eastAsia="Times New Roman" w:hAnsi="Times New Roman" w:cs="Times New Roman"/>
          <w:sz w:val="27"/>
          <w:szCs w:val="27"/>
        </w:rPr>
      </w:pPr>
    </w:p>
    <w:p w:rsidR="003529AA" w:rsidRPr="00C93C28" w:rsidRDefault="003529AA" w:rsidP="003529AA">
      <w:pPr>
        <w:spacing w:after="0" w:line="276" w:lineRule="auto"/>
        <w:jc w:val="both"/>
        <w:textAlignment w:val="baseline"/>
        <w:rPr>
          <w:rFonts w:ascii="Times New Roman" w:eastAsia="Times New Roman" w:hAnsi="Times New Roman" w:cs="Times New Roman"/>
          <w:sz w:val="27"/>
          <w:szCs w:val="27"/>
        </w:rPr>
      </w:pPr>
    </w:p>
    <w:p w:rsidR="003529AA" w:rsidRPr="00C93C28" w:rsidRDefault="003529AA" w:rsidP="003529AA">
      <w:pPr>
        <w:spacing w:after="0" w:line="276" w:lineRule="auto"/>
        <w:jc w:val="both"/>
        <w:textAlignment w:val="baseline"/>
        <w:rPr>
          <w:rFonts w:ascii="Times New Roman" w:eastAsia="Times New Roman" w:hAnsi="Times New Roman" w:cs="Times New Roman"/>
          <w:sz w:val="27"/>
          <w:szCs w:val="27"/>
        </w:rPr>
      </w:pPr>
    </w:p>
    <w:p w:rsidR="00BD4C11" w:rsidRPr="00C93C28" w:rsidRDefault="00BD4C11" w:rsidP="003529AA">
      <w:pPr>
        <w:spacing w:line="276" w:lineRule="auto"/>
        <w:jc w:val="both"/>
        <w:rPr>
          <w:rFonts w:ascii="Times New Roman" w:hAnsi="Times New Roman" w:cs="Times New Roman"/>
          <w:color w:val="1D2730"/>
          <w:sz w:val="27"/>
          <w:szCs w:val="27"/>
          <w:shd w:val="clear" w:color="auto" w:fill="FFFFFF"/>
        </w:rPr>
      </w:pPr>
    </w:p>
    <w:p w:rsidR="00BD4C11" w:rsidRPr="00C93C28" w:rsidRDefault="00BD4C11" w:rsidP="003529AA">
      <w:pPr>
        <w:spacing w:line="276" w:lineRule="auto"/>
        <w:jc w:val="both"/>
        <w:rPr>
          <w:rFonts w:ascii="Times New Roman" w:hAnsi="Times New Roman" w:cs="Times New Roman"/>
          <w:color w:val="1D2730"/>
          <w:sz w:val="27"/>
          <w:szCs w:val="27"/>
          <w:shd w:val="clear" w:color="auto" w:fill="FFFFFF"/>
        </w:rPr>
      </w:pPr>
    </w:p>
    <w:p w:rsidR="00BD4C11" w:rsidRPr="00C93C28" w:rsidRDefault="00BD4C11" w:rsidP="003529AA">
      <w:pPr>
        <w:spacing w:line="276" w:lineRule="auto"/>
        <w:jc w:val="both"/>
        <w:rPr>
          <w:rFonts w:ascii="Times New Roman" w:hAnsi="Times New Roman" w:cs="Times New Roman"/>
          <w:color w:val="1D2730"/>
          <w:sz w:val="27"/>
          <w:szCs w:val="27"/>
          <w:shd w:val="clear" w:color="auto" w:fill="FFFFFF"/>
        </w:rPr>
      </w:pPr>
    </w:p>
    <w:sectPr w:rsidR="00BD4C11" w:rsidRPr="00C93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raphics Baba">
    <w15:presenceInfo w15:providerId="None" w15:userId="Graphics 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BDA"/>
    <w:rsid w:val="000247E9"/>
    <w:rsid w:val="00085ADC"/>
    <w:rsid w:val="00091F81"/>
    <w:rsid w:val="001233B8"/>
    <w:rsid w:val="001B4690"/>
    <w:rsid w:val="001D3E18"/>
    <w:rsid w:val="001E71CC"/>
    <w:rsid w:val="002E048A"/>
    <w:rsid w:val="002F4FC8"/>
    <w:rsid w:val="0033384F"/>
    <w:rsid w:val="00343969"/>
    <w:rsid w:val="00343BA0"/>
    <w:rsid w:val="003529AA"/>
    <w:rsid w:val="005B65E0"/>
    <w:rsid w:val="00601050"/>
    <w:rsid w:val="00656135"/>
    <w:rsid w:val="006A233A"/>
    <w:rsid w:val="006B630E"/>
    <w:rsid w:val="0094494C"/>
    <w:rsid w:val="00A34485"/>
    <w:rsid w:val="00A36E87"/>
    <w:rsid w:val="00B1490E"/>
    <w:rsid w:val="00BD4C11"/>
    <w:rsid w:val="00C3117F"/>
    <w:rsid w:val="00C93C28"/>
    <w:rsid w:val="00CE58B3"/>
    <w:rsid w:val="00D26764"/>
    <w:rsid w:val="00D4523E"/>
    <w:rsid w:val="00D86B71"/>
    <w:rsid w:val="00DD008C"/>
    <w:rsid w:val="00DD3BDA"/>
    <w:rsid w:val="00E27F09"/>
    <w:rsid w:val="00E773EB"/>
    <w:rsid w:val="00F45AA0"/>
    <w:rsid w:val="00FE7CA4"/>
    <w:rsid w:val="00FF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9382"/>
  <w15:chartTrackingRefBased/>
  <w15:docId w15:val="{A5532C12-6F00-4596-9A79-D3D0B2B7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58B3"/>
    <w:pPr>
      <w:spacing w:before="100" w:beforeAutospacing="1" w:after="100" w:afterAutospacing="1" w:line="240" w:lineRule="auto"/>
    </w:pPr>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091F8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91F81"/>
    <w:rPr>
      <w:i/>
      <w:iCs/>
      <w:color w:val="404040" w:themeColor="text1" w:themeTint="BF"/>
    </w:rPr>
  </w:style>
  <w:style w:type="character" w:styleId="Strong">
    <w:name w:val="Strong"/>
    <w:basedOn w:val="DefaultParagraphFont"/>
    <w:uiPriority w:val="22"/>
    <w:qFormat/>
    <w:rsid w:val="00091F81"/>
    <w:rPr>
      <w:b/>
      <w:bCs/>
    </w:rPr>
  </w:style>
  <w:style w:type="paragraph" w:styleId="NoSpacing">
    <w:name w:val="No Spacing"/>
    <w:uiPriority w:val="1"/>
    <w:qFormat/>
    <w:rsid w:val="00343BA0"/>
    <w:pPr>
      <w:spacing w:after="0" w:line="240" w:lineRule="auto"/>
    </w:pPr>
  </w:style>
  <w:style w:type="paragraph" w:styleId="BalloonText">
    <w:name w:val="Balloon Text"/>
    <w:basedOn w:val="Normal"/>
    <w:link w:val="BalloonTextChar"/>
    <w:uiPriority w:val="99"/>
    <w:semiHidden/>
    <w:unhideWhenUsed/>
    <w:rsid w:val="00D86B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6B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57910">
      <w:bodyDiv w:val="1"/>
      <w:marLeft w:val="0"/>
      <w:marRight w:val="0"/>
      <w:marTop w:val="0"/>
      <w:marBottom w:val="0"/>
      <w:divBdr>
        <w:top w:val="none" w:sz="0" w:space="0" w:color="auto"/>
        <w:left w:val="none" w:sz="0" w:space="0" w:color="auto"/>
        <w:bottom w:val="none" w:sz="0" w:space="0" w:color="auto"/>
        <w:right w:val="none" w:sz="0" w:space="0" w:color="auto"/>
      </w:divBdr>
    </w:div>
    <w:div w:id="1354768888">
      <w:bodyDiv w:val="1"/>
      <w:marLeft w:val="0"/>
      <w:marRight w:val="0"/>
      <w:marTop w:val="0"/>
      <w:marBottom w:val="0"/>
      <w:divBdr>
        <w:top w:val="none" w:sz="0" w:space="0" w:color="auto"/>
        <w:left w:val="none" w:sz="0" w:space="0" w:color="auto"/>
        <w:bottom w:val="none" w:sz="0" w:space="0" w:color="auto"/>
        <w:right w:val="none" w:sz="0" w:space="0" w:color="auto"/>
      </w:divBdr>
    </w:div>
    <w:div w:id="1682924735">
      <w:bodyDiv w:val="1"/>
      <w:marLeft w:val="0"/>
      <w:marRight w:val="0"/>
      <w:marTop w:val="0"/>
      <w:marBottom w:val="0"/>
      <w:divBdr>
        <w:top w:val="none" w:sz="0" w:space="0" w:color="auto"/>
        <w:left w:val="none" w:sz="0" w:space="0" w:color="auto"/>
        <w:bottom w:val="none" w:sz="0" w:space="0" w:color="auto"/>
        <w:right w:val="none" w:sz="0" w:space="0" w:color="auto"/>
      </w:divBdr>
    </w:div>
    <w:div w:id="196616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B3CBE-56C2-4228-A1BF-6ED2F6EFB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7</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 Baba</dc:creator>
  <cp:keywords>book</cp:keywords>
  <dc:description/>
  <cp:lastModifiedBy>Graphics Baba</cp:lastModifiedBy>
  <cp:revision>20</cp:revision>
  <dcterms:created xsi:type="dcterms:W3CDTF">2025-05-31T18:04:00Z</dcterms:created>
  <dcterms:modified xsi:type="dcterms:W3CDTF">2025-05-31T20:36:00Z</dcterms:modified>
</cp:coreProperties>
</file>